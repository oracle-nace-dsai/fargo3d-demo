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C01C93" w14:textId="77777777" w:rsidR="001652E7" w:rsidRDefault="001652E7" w:rsidP="001652E7">
      <w:r>
        <w:t>Joe Hahn</w:t>
      </w:r>
    </w:p>
    <w:p w14:paraId="621502C1" w14:textId="77777777" w:rsidR="001652E7" w:rsidRDefault="001652E7" w:rsidP="001652E7">
      <w:r>
        <w:t>Senior Data Scientist</w:t>
      </w:r>
    </w:p>
    <w:p w14:paraId="5B177E4D" w14:textId="77777777" w:rsidR="001652E7" w:rsidRDefault="001652E7" w:rsidP="001652E7">
      <w:r>
        <w:t>joe.hahn@oracle.com</w:t>
      </w:r>
    </w:p>
    <w:p w14:paraId="2F554829" w14:textId="0C156BF7" w:rsidR="001652E7" w:rsidRDefault="001652E7" w:rsidP="001652E7">
      <w:r>
        <w:t>2022-Ju</w:t>
      </w:r>
      <w:r w:rsidR="00CA5FC7">
        <w:t>ly</w:t>
      </w:r>
      <w:ins w:id="0" w:author="Joe Hahn" w:date="2022-07-28T10:33:00Z">
        <w:r w:rsidR="00E8294B">
          <w:t>-2</w:t>
        </w:r>
      </w:ins>
      <w:ins w:id="1" w:author="Joe Hahn" w:date="2022-07-29T11:03:00Z">
        <w:r w:rsidR="00B91620">
          <w:t>8</w:t>
        </w:r>
      </w:ins>
      <w:del w:id="2" w:author="Joe Hahn" w:date="2022-07-28T10:33:00Z">
        <w:r w:rsidR="00CA5FC7" w:rsidDel="00E8294B">
          <w:delText>13</w:delText>
        </w:r>
      </w:del>
    </w:p>
    <w:p w14:paraId="75BE0DDB" w14:textId="77777777" w:rsidR="001652E7" w:rsidRDefault="001652E7" w:rsidP="001652E7"/>
    <w:p w14:paraId="172676E8" w14:textId="77777777" w:rsidR="001652E7" w:rsidRDefault="001652E7" w:rsidP="001652E7"/>
    <w:p w14:paraId="051A077A" w14:textId="6A3D73DB" w:rsidR="00670024" w:rsidRDefault="001652E7" w:rsidP="00670024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Using OCI Data Science to </w:t>
      </w:r>
      <w:ins w:id="3" w:author="Ceridwen Quattrin" w:date="2022-07-25T11:32:00Z">
        <w:r w:rsidR="009E7F86">
          <w:rPr>
            <w:sz w:val="32"/>
            <w:szCs w:val="32"/>
          </w:rPr>
          <w:t>a</w:t>
        </w:r>
      </w:ins>
      <w:r>
        <w:rPr>
          <w:sz w:val="32"/>
          <w:szCs w:val="32"/>
        </w:rPr>
        <w:t xml:space="preserve">nalyze </w:t>
      </w:r>
    </w:p>
    <w:p w14:paraId="272899B2" w14:textId="509EE345" w:rsidR="001652E7" w:rsidRPr="00BC0A60" w:rsidRDefault="009E7F86" w:rsidP="00670024">
      <w:pPr>
        <w:jc w:val="center"/>
        <w:rPr>
          <w:sz w:val="32"/>
          <w:szCs w:val="32"/>
        </w:rPr>
      </w:pPr>
      <w:ins w:id="4" w:author="Ceridwen Quattrin" w:date="2022-07-25T11:32:00Z">
        <w:r>
          <w:rPr>
            <w:sz w:val="32"/>
            <w:szCs w:val="32"/>
          </w:rPr>
          <w:t>h</w:t>
        </w:r>
      </w:ins>
      <w:r w:rsidR="000541D1">
        <w:rPr>
          <w:sz w:val="32"/>
          <w:szCs w:val="32"/>
        </w:rPr>
        <w:t>igh</w:t>
      </w:r>
      <w:ins w:id="5" w:author="Ceridwen Quattrin" w:date="2022-07-25T11:32:00Z">
        <w:r>
          <w:rPr>
            <w:sz w:val="32"/>
            <w:szCs w:val="32"/>
          </w:rPr>
          <w:t>-p</w:t>
        </w:r>
      </w:ins>
      <w:r w:rsidR="000541D1">
        <w:rPr>
          <w:sz w:val="32"/>
          <w:szCs w:val="32"/>
        </w:rPr>
        <w:t xml:space="preserve">erformance </w:t>
      </w:r>
      <w:ins w:id="6" w:author="Ceridwen Quattrin" w:date="2022-07-25T11:32:00Z">
        <w:r>
          <w:rPr>
            <w:sz w:val="32"/>
            <w:szCs w:val="32"/>
          </w:rPr>
          <w:t>c</w:t>
        </w:r>
      </w:ins>
      <w:r w:rsidR="000541D1">
        <w:rPr>
          <w:sz w:val="32"/>
          <w:szCs w:val="32"/>
        </w:rPr>
        <w:t xml:space="preserve">omputing </w:t>
      </w:r>
      <w:ins w:id="7" w:author="Ceridwen Quattrin" w:date="2022-07-25T11:32:00Z">
        <w:r>
          <w:rPr>
            <w:sz w:val="32"/>
            <w:szCs w:val="32"/>
          </w:rPr>
          <w:t>o</w:t>
        </w:r>
      </w:ins>
      <w:r w:rsidR="000541D1">
        <w:rPr>
          <w:sz w:val="32"/>
          <w:szCs w:val="32"/>
        </w:rPr>
        <w:t>utput</w:t>
      </w:r>
    </w:p>
    <w:p w14:paraId="5B9D1775" w14:textId="77777777" w:rsidR="001652E7" w:rsidRDefault="001652E7" w:rsidP="001652E7"/>
    <w:p w14:paraId="63D82EA6" w14:textId="5D35C68F" w:rsidR="0090480B" w:rsidRDefault="008576D9" w:rsidP="00E95D6B">
      <w:r>
        <w:t>H</w:t>
      </w:r>
      <w:r w:rsidR="00E95D6B">
        <w:t>igh</w:t>
      </w:r>
      <w:ins w:id="8" w:author="Ceridwen Quattrin" w:date="2022-07-25T11:32:00Z">
        <w:r w:rsidR="009E7F86">
          <w:t>-</w:t>
        </w:r>
      </w:ins>
      <w:r w:rsidR="00E95D6B" w:rsidRPr="00E95D6B">
        <w:t>performance computing</w:t>
      </w:r>
      <w:r w:rsidR="00E95D6B">
        <w:t xml:space="preserve"> (HPC) </w:t>
      </w:r>
      <w:r w:rsidR="00E95D6B" w:rsidRPr="00E95D6B">
        <w:t>on Oracle Cloud Infrastructure (OCI)</w:t>
      </w:r>
      <w:r w:rsidR="00E95D6B">
        <w:t xml:space="preserve"> </w:t>
      </w:r>
      <w:r>
        <w:t>accelerate</w:t>
      </w:r>
      <w:r w:rsidR="00690E86">
        <w:t>s</w:t>
      </w:r>
      <w:r>
        <w:t xml:space="preserve"> the delivery of </w:t>
      </w:r>
      <w:r w:rsidR="00E95D6B">
        <w:t xml:space="preserve">complex </w:t>
      </w:r>
      <w:r w:rsidR="00A16308">
        <w:t xml:space="preserve">time-consuming </w:t>
      </w:r>
      <w:r w:rsidR="00BD7CF5">
        <w:t>numerical simulations</w:t>
      </w:r>
      <w:r w:rsidR="00A16308">
        <w:t xml:space="preserve"> </w:t>
      </w:r>
      <w:r w:rsidR="006E238E">
        <w:t>by</w:t>
      </w:r>
      <w:r>
        <w:t xml:space="preserve"> </w:t>
      </w:r>
      <w:r w:rsidR="009E7F86">
        <w:t xml:space="preserve">running </w:t>
      </w:r>
      <w:ins w:id="9" w:author="Joe Hahn" w:date="2022-07-28T09:31:00Z">
        <w:r w:rsidR="009A4F66">
          <w:t>that</w:t>
        </w:r>
      </w:ins>
      <w:del w:id="10" w:author="Joe Hahn" w:date="2022-07-28T09:31:00Z">
        <w:r w:rsidR="00CA5FC7" w:rsidDel="009A4F66">
          <w:delText>a</w:delText>
        </w:r>
      </w:del>
      <w:r w:rsidR="00CA5FC7">
        <w:t xml:space="preserve"> </w:t>
      </w:r>
      <w:r>
        <w:t>simulation</w:t>
      </w:r>
      <w:r w:rsidR="00CA5FC7">
        <w:t>’s many compute</w:t>
      </w:r>
      <w:r>
        <w:t xml:space="preserve"> tasks i</w:t>
      </w:r>
      <w:r w:rsidR="007B0C8F">
        <w:t>n</w:t>
      </w:r>
      <w:r>
        <w:t xml:space="preserve"> </w:t>
      </w:r>
      <w:r w:rsidR="00E95D6B">
        <w:t>parallel</w:t>
      </w:r>
      <w:r w:rsidR="006E238E">
        <w:t xml:space="preserve"> </w:t>
      </w:r>
      <w:r w:rsidR="00E95D6B">
        <w:t xml:space="preserve">across </w:t>
      </w:r>
      <w:del w:id="11" w:author="Joe Hahn" w:date="2022-07-28T10:34:00Z">
        <w:r w:rsidDel="004328DB">
          <w:delText xml:space="preserve">an </w:delText>
        </w:r>
      </w:del>
      <w:ins w:id="12" w:author="Joe Hahn" w:date="2022-07-28T10:34:00Z">
        <w:r w:rsidR="004328DB">
          <w:t xml:space="preserve">the </w:t>
        </w:r>
      </w:ins>
      <w:r>
        <w:t>HPC</w:t>
      </w:r>
      <w:r w:rsidR="00A16308">
        <w:t xml:space="preserve"> cluster’s</w:t>
      </w:r>
      <w:r>
        <w:t xml:space="preserve"> </w:t>
      </w:r>
      <w:ins w:id="13" w:author="Joe Hahn" w:date="2022-07-28T09:32:00Z">
        <w:r w:rsidR="009A4F66">
          <w:t xml:space="preserve">multiple </w:t>
        </w:r>
      </w:ins>
      <w:r w:rsidR="004D40B6">
        <w:t>c</w:t>
      </w:r>
      <w:r>
        <w:t>ompute nodes</w:t>
      </w:r>
      <w:r w:rsidR="00690E86">
        <w:t xml:space="preserve">. Those </w:t>
      </w:r>
      <w:r w:rsidR="004D40B6">
        <w:t>c</w:t>
      </w:r>
      <w:r w:rsidR="00690E86">
        <w:t xml:space="preserve">ompute nodes </w:t>
      </w:r>
      <w:r>
        <w:t xml:space="preserve">provide </w:t>
      </w:r>
      <w:r w:rsidR="00690E86">
        <w:t>a reservoir of</w:t>
      </w:r>
      <w:r w:rsidR="00CA0423">
        <w:t xml:space="preserve"> </w:t>
      </w:r>
      <w:r w:rsidR="009E7F86">
        <w:t xml:space="preserve">CPUs </w:t>
      </w:r>
      <w:r w:rsidR="00CA5FC7">
        <w:t xml:space="preserve">or </w:t>
      </w:r>
      <w:r w:rsidR="009E7F86">
        <w:t>GPUs</w:t>
      </w:r>
      <w:r w:rsidR="000B4082">
        <w:t xml:space="preserve">, memory, and </w:t>
      </w:r>
      <w:r w:rsidR="00CA5FC7">
        <w:t>network</w:t>
      </w:r>
      <w:r>
        <w:t xml:space="preserve"> </w:t>
      </w:r>
      <w:r w:rsidR="000B4082">
        <w:t>bandwidth</w:t>
      </w:r>
      <w:r w:rsidR="008E3D41">
        <w:t xml:space="preserve"> </w:t>
      </w:r>
      <w:r w:rsidR="00CA0423">
        <w:t xml:space="preserve">that </w:t>
      </w:r>
      <w:r w:rsidR="00250204">
        <w:t>allow</w:t>
      </w:r>
      <w:r w:rsidR="00B26502">
        <w:t>s</w:t>
      </w:r>
      <w:r w:rsidR="00250204">
        <w:t xml:space="preserve"> </w:t>
      </w:r>
      <w:r w:rsidR="009E7F86">
        <w:t xml:space="preserve">you </w:t>
      </w:r>
      <w:r w:rsidR="00250204">
        <w:t>to</w:t>
      </w:r>
      <w:r w:rsidR="008E3D41">
        <w:t xml:space="preserve"> </w:t>
      </w:r>
      <w:r w:rsidR="00CA0423">
        <w:t xml:space="preserve">swiftly </w:t>
      </w:r>
      <w:r w:rsidR="008E3D41">
        <w:t>complete</w:t>
      </w:r>
      <w:r w:rsidR="000C7EFF">
        <w:t xml:space="preserve"> a </w:t>
      </w:r>
      <w:r w:rsidR="00CA5FC7">
        <w:t xml:space="preserve">parallelized </w:t>
      </w:r>
      <w:r w:rsidR="00250204">
        <w:t xml:space="preserve">simulation </w:t>
      </w:r>
      <w:ins w:id="14" w:author="Joe Hahn" w:date="2022-07-28T09:32:00Z">
        <w:r w:rsidR="009A4F66">
          <w:t xml:space="preserve">that would be </w:t>
        </w:r>
      </w:ins>
      <w:r w:rsidR="000C7EFF">
        <w:t>too</w:t>
      </w:r>
      <w:r w:rsidR="00250204">
        <w:t xml:space="preserve"> </w:t>
      </w:r>
      <w:r w:rsidR="00CA0423">
        <w:t>time-consuming</w:t>
      </w:r>
      <w:r w:rsidR="008E3D41">
        <w:t xml:space="preserve"> </w:t>
      </w:r>
      <w:r w:rsidR="00250204">
        <w:t>f</w:t>
      </w:r>
      <w:r w:rsidR="000C7EFF">
        <w:t xml:space="preserve">or serial </w:t>
      </w:r>
      <w:del w:id="15" w:author="Joe Hahn" w:date="2022-07-28T09:32:00Z">
        <w:r w:rsidR="009E7F86" w:rsidDel="009A4F66">
          <w:delText>runs</w:delText>
        </w:r>
      </w:del>
      <w:ins w:id="16" w:author="Joe Hahn" w:date="2022-07-28T09:32:00Z">
        <w:r w:rsidR="009A4F66">
          <w:t>execution</w:t>
        </w:r>
      </w:ins>
      <w:r w:rsidR="00E95D6B">
        <w:t>.</w:t>
      </w:r>
      <w:r w:rsidR="00AA3176">
        <w:t xml:space="preserve"> Typical use cases include </w:t>
      </w:r>
      <w:r>
        <w:t>physical simulations</w:t>
      </w:r>
      <w:r w:rsidR="00AA3176">
        <w:t xml:space="preserve"> for product design, clinical research, </w:t>
      </w:r>
      <w:r w:rsidR="006420F2">
        <w:t>financial modeling,</w:t>
      </w:r>
      <w:del w:id="17" w:author="Joe Hahn" w:date="2022-07-28T10:34:00Z">
        <w:r w:rsidR="006420F2" w:rsidDel="004328DB">
          <w:delText xml:space="preserve"> </w:delText>
        </w:r>
        <w:r w:rsidR="009E7F86" w:rsidDel="004328DB">
          <w:delText>and</w:delText>
        </w:r>
      </w:del>
      <w:r w:rsidR="009E7F86">
        <w:t xml:space="preserve"> </w:t>
      </w:r>
      <w:r w:rsidR="006420F2">
        <w:t xml:space="preserve">oil </w:t>
      </w:r>
      <w:r w:rsidR="009E7F86">
        <w:t>and</w:t>
      </w:r>
      <w:r w:rsidR="006420F2">
        <w:t xml:space="preserve"> gas reservoir modeling</w:t>
      </w:r>
      <w:ins w:id="18" w:author="Joe Hahn" w:date="2022-07-28T10:34:00Z">
        <w:r w:rsidR="004328DB">
          <w:t>, etc</w:t>
        </w:r>
      </w:ins>
      <w:r w:rsidR="006420F2">
        <w:t>.</w:t>
      </w:r>
      <w:r w:rsidR="00917A0A">
        <w:t xml:space="preserve"> </w:t>
      </w:r>
      <w:ins w:id="19" w:author="Joe Hahn" w:date="2022-07-28T09:33:00Z">
        <w:r w:rsidR="009A4F66">
          <w:t>Often y</w:t>
        </w:r>
      </w:ins>
      <w:del w:id="20" w:author="Joe Hahn" w:date="2022-07-28T09:33:00Z">
        <w:r w:rsidR="009E7F86" w:rsidDel="009A4F66">
          <w:delText>Y</w:delText>
        </w:r>
      </w:del>
      <w:r w:rsidR="009E7F86">
        <w:t>ou</w:t>
      </w:r>
      <w:ins w:id="21" w:author="Joe Hahn" w:date="2022-07-28T09:33:00Z">
        <w:r w:rsidR="009A4F66">
          <w:t xml:space="preserve"> a</w:t>
        </w:r>
      </w:ins>
      <w:del w:id="22" w:author="Joe Hahn" w:date="2022-07-28T09:33:00Z">
        <w:r w:rsidR="009E7F86" w:rsidDel="009A4F66">
          <w:delText>’</w:delText>
        </w:r>
      </w:del>
      <w:r w:rsidR="009E7F86">
        <w:t xml:space="preserve">re also </w:t>
      </w:r>
      <w:del w:id="23" w:author="Joe Hahn" w:date="2022-07-28T09:33:00Z">
        <w:r w:rsidR="0088262A" w:rsidDel="009A4F66">
          <w:delText>often</w:delText>
        </w:r>
        <w:r w:rsidR="00CA0423" w:rsidDel="009A4F66">
          <w:delText xml:space="preserve"> </w:delText>
        </w:r>
      </w:del>
      <w:r w:rsidR="006420F2">
        <w:t xml:space="preserve">performing </w:t>
      </w:r>
      <w:r w:rsidR="0088262A">
        <w:t xml:space="preserve">multiple </w:t>
      </w:r>
      <w:r w:rsidR="006420F2">
        <w:t>HPC calculations</w:t>
      </w:r>
      <w:r w:rsidR="0088262A">
        <w:t xml:space="preserve"> so that</w:t>
      </w:r>
      <w:r>
        <w:t xml:space="preserve"> key</w:t>
      </w:r>
      <w:r w:rsidR="006420F2">
        <w:t xml:space="preserve"> </w:t>
      </w:r>
      <w:r w:rsidR="0077101F">
        <w:t>design parameters</w:t>
      </w:r>
      <w:r>
        <w:t xml:space="preserve"> can be optimize</w:t>
      </w:r>
      <w:r w:rsidR="0077101F">
        <w:t>d</w:t>
      </w:r>
      <w:r>
        <w:t xml:space="preserve">. </w:t>
      </w:r>
      <w:r w:rsidR="0077101F">
        <w:t xml:space="preserve">Examples include </w:t>
      </w:r>
      <w:r w:rsidR="008E3D41">
        <w:t>selecting</w:t>
      </w:r>
      <w:r w:rsidR="0077101F">
        <w:t xml:space="preserve"> an</w:t>
      </w:r>
      <w:r w:rsidR="006420F2">
        <w:t xml:space="preserve"> airplane</w:t>
      </w:r>
      <w:r w:rsidR="000B4082">
        <w:t xml:space="preserve">’s shape </w:t>
      </w:r>
      <w:r w:rsidR="0077101F">
        <w:t xml:space="preserve">so that </w:t>
      </w:r>
      <w:r w:rsidR="006420F2">
        <w:t>safety and performance</w:t>
      </w:r>
      <w:r w:rsidR="0077101F">
        <w:t xml:space="preserve"> </w:t>
      </w:r>
      <w:r w:rsidR="0088262A">
        <w:t xml:space="preserve">are </w:t>
      </w:r>
      <w:r w:rsidR="0077101F">
        <w:t>maximized</w:t>
      </w:r>
      <w:ins w:id="24" w:author="Joe Hahn" w:date="2022-07-28T10:35:00Z">
        <w:r w:rsidR="004328DB">
          <w:t>,</w:t>
        </w:r>
      </w:ins>
      <w:r w:rsidR="009E7F86">
        <w:t xml:space="preserve"> or </w:t>
      </w:r>
      <w:r w:rsidR="0077101F">
        <w:t xml:space="preserve">the </w:t>
      </w:r>
      <w:r w:rsidR="000B4082">
        <w:t>design</w:t>
      </w:r>
      <w:r w:rsidR="0077101F">
        <w:t xml:space="preserve"> of</w:t>
      </w:r>
      <w:r w:rsidR="000B4082">
        <w:t xml:space="preserve"> a sophisticated financial instrument </w:t>
      </w:r>
      <w:r w:rsidR="0077101F">
        <w:t xml:space="preserve">so </w:t>
      </w:r>
      <w:r w:rsidR="000B4082">
        <w:t xml:space="preserve">that </w:t>
      </w:r>
      <w:r w:rsidR="0090480B">
        <w:t xml:space="preserve">risk and revenue </w:t>
      </w:r>
      <w:r w:rsidR="0077101F">
        <w:t>are properly balanced.</w:t>
      </w:r>
      <w:r w:rsidR="008E3D41">
        <w:t xml:space="preserve"> </w:t>
      </w:r>
    </w:p>
    <w:p w14:paraId="65CF622D" w14:textId="77777777" w:rsidR="0090480B" w:rsidRDefault="0090480B" w:rsidP="00E95D6B"/>
    <w:p w14:paraId="370DAB6F" w14:textId="78A33FCE" w:rsidR="004D4EB4" w:rsidRDefault="008E3D41" w:rsidP="00E95D6B">
      <w:r>
        <w:t xml:space="preserve">Optimizing those design parameters requires </w:t>
      </w:r>
      <w:del w:id="25" w:author="Joe Hahn" w:date="2022-07-28T10:35:00Z">
        <w:r w:rsidR="009E7F86" w:rsidDel="004328DB">
          <w:delText>seeing</w:delText>
        </w:r>
        <w:r w:rsidDel="004328DB">
          <w:delText xml:space="preserve"> </w:delText>
        </w:r>
      </w:del>
      <w:ins w:id="26" w:author="Joe Hahn" w:date="2022-07-28T10:35:00Z">
        <w:r w:rsidR="004328DB">
          <w:t xml:space="preserve">inspecting </w:t>
        </w:r>
      </w:ins>
      <w:r>
        <w:t xml:space="preserve">the output generated by </w:t>
      </w:r>
      <w:ins w:id="27" w:author="Joe Hahn" w:date="2022-07-28T09:38:00Z">
        <w:r w:rsidR="009A4F66">
          <w:t xml:space="preserve">those </w:t>
        </w:r>
      </w:ins>
      <w:r w:rsidR="0088262A">
        <w:t>many</w:t>
      </w:r>
      <w:r>
        <w:t xml:space="preserve"> HPC simulations</w:t>
      </w:r>
      <w:r w:rsidR="00CA0423">
        <w:t xml:space="preserve">. </w:t>
      </w:r>
      <w:r w:rsidR="0090480B">
        <w:t>T</w:t>
      </w:r>
      <w:r>
        <w:t>h</w:t>
      </w:r>
      <w:r w:rsidR="009E7F86">
        <w:t>is</w:t>
      </w:r>
      <w:r>
        <w:t xml:space="preserve"> blog post show</w:t>
      </w:r>
      <w:ins w:id="28" w:author="Ceridwen Quattrin" w:date="2022-07-25T11:34:00Z">
        <w:r w:rsidR="009E7F86">
          <w:t>s</w:t>
        </w:r>
      </w:ins>
      <w:r>
        <w:t xml:space="preserve"> </w:t>
      </w:r>
      <w:r w:rsidR="009E7F86">
        <w:t>how easily you can use</w:t>
      </w:r>
      <w:r>
        <w:t xml:space="preserve"> OCI’s Data Science service, </w:t>
      </w:r>
      <w:r w:rsidR="004D4EB4">
        <w:t>which provides</w:t>
      </w:r>
      <w:r w:rsidR="00CA0423">
        <w:t xml:space="preserve"> compute</w:t>
      </w:r>
      <w:r w:rsidR="0090480B">
        <w:t xml:space="preserve">, </w:t>
      </w:r>
      <w:r w:rsidR="00CA0423">
        <w:t>memory</w:t>
      </w:r>
      <w:r w:rsidR="0090480B">
        <w:t>, and</w:t>
      </w:r>
      <w:r w:rsidR="000F730A">
        <w:t xml:space="preserve"> </w:t>
      </w:r>
      <w:r w:rsidR="00CA0423">
        <w:t xml:space="preserve">a </w:t>
      </w:r>
      <w:proofErr w:type="spellStart"/>
      <w:r w:rsidR="00CA0423">
        <w:t>Jupyter</w:t>
      </w:r>
      <w:proofErr w:type="spellEnd"/>
      <w:r w:rsidR="00CA0423">
        <w:t xml:space="preserve"> server</w:t>
      </w:r>
      <w:r w:rsidR="0090480B">
        <w:t xml:space="preserve"> with</w:t>
      </w:r>
      <w:r w:rsidR="00CA0423">
        <w:t xml:space="preserve"> the usual python libraries (</w:t>
      </w:r>
      <w:proofErr w:type="spellStart"/>
      <w:r w:rsidR="008B4FF2">
        <w:t>numpy</w:t>
      </w:r>
      <w:proofErr w:type="spellEnd"/>
      <w:r w:rsidR="008B4FF2">
        <w:t>, pandas,</w:t>
      </w:r>
      <w:del w:id="29" w:author="Joe Hahn" w:date="2022-07-28T09:39:00Z">
        <w:r w:rsidR="008B4FF2" w:rsidDel="009A4F66">
          <w:delText xml:space="preserve"> </w:delText>
        </w:r>
        <w:r w:rsidR="009E7F86" w:rsidDel="009A4F66">
          <w:delText>and</w:delText>
        </w:r>
      </w:del>
      <w:r w:rsidR="009E7F86">
        <w:t xml:space="preserve"> </w:t>
      </w:r>
      <w:r w:rsidR="008B4FF2">
        <w:t>matplotlib</w:t>
      </w:r>
      <w:ins w:id="30" w:author="Joe Hahn" w:date="2022-07-28T09:39:00Z">
        <w:r w:rsidR="009A4F66">
          <w:t xml:space="preserve">, </w:t>
        </w:r>
        <w:proofErr w:type="spellStart"/>
        <w:r w:rsidR="009A4F66">
          <w:t>etc</w:t>
        </w:r>
      </w:ins>
      <w:proofErr w:type="spellEnd"/>
      <w:r w:rsidR="00CA0423">
        <w:t xml:space="preserve">) preinstalled </w:t>
      </w:r>
      <w:del w:id="31" w:author="Joe Hahn" w:date="2022-07-28T10:35:00Z">
        <w:r w:rsidR="009E7F86" w:rsidDel="004328DB">
          <w:delText>t</w:delText>
        </w:r>
      </w:del>
      <w:ins w:id="32" w:author="Joe Hahn" w:date="2022-07-28T10:35:00Z">
        <w:r w:rsidR="004328DB">
          <w:t>so you can</w:t>
        </w:r>
      </w:ins>
      <w:del w:id="33" w:author="Joe Hahn" w:date="2022-07-28T10:35:00Z">
        <w:r w:rsidR="009E7F86" w:rsidDel="004328DB">
          <w:delText>o</w:delText>
        </w:r>
      </w:del>
      <w:r w:rsidR="00CA0423">
        <w:t xml:space="preserve"> quickly develop</w:t>
      </w:r>
      <w:r w:rsidR="00681FFB">
        <w:t xml:space="preserve"> </w:t>
      </w:r>
      <w:del w:id="34" w:author="Joe Hahn" w:date="2022-07-28T10:35:00Z">
        <w:r w:rsidR="009E7F86" w:rsidDel="004328DB">
          <w:delText xml:space="preserve">your </w:delText>
        </w:r>
      </w:del>
      <w:r w:rsidR="00CA0423">
        <w:t xml:space="preserve">custom </w:t>
      </w:r>
      <w:r w:rsidR="009E7F86">
        <w:t>P</w:t>
      </w:r>
      <w:r w:rsidR="00CA0423">
        <w:t>ython code</w:t>
      </w:r>
      <w:r w:rsidR="008B4FF2">
        <w:t xml:space="preserve"> </w:t>
      </w:r>
      <w:r w:rsidR="000F730A">
        <w:t>to</w:t>
      </w:r>
      <w:r w:rsidR="008B4FF2">
        <w:t xml:space="preserve"> visualize </w:t>
      </w:r>
      <w:r w:rsidR="009E7F86">
        <w:t xml:space="preserve">your </w:t>
      </w:r>
      <w:r w:rsidR="008B4FF2">
        <w:t>HPC output</w:t>
      </w:r>
      <w:ins w:id="35" w:author="Ceridwen Quattrin" w:date="2022-07-25T11:36:00Z">
        <w:r w:rsidR="009E7F86">
          <w:t>.</w:t>
        </w:r>
      </w:ins>
      <w:r w:rsidR="00681FFB">
        <w:t xml:space="preserve"> </w:t>
      </w:r>
      <w:r w:rsidR="009E7F86">
        <w:t>OCI Data Science also helps</w:t>
      </w:r>
      <w:r w:rsidR="00681FFB">
        <w:t xml:space="preserve"> optimize </w:t>
      </w:r>
      <w:r w:rsidR="009E7F86">
        <w:t xml:space="preserve">your </w:t>
      </w:r>
      <w:r w:rsidR="00681FFB">
        <w:t>simulations’ design settings.</w:t>
      </w:r>
      <w:r w:rsidR="00CA5FC7">
        <w:t xml:space="preserve"> </w:t>
      </w:r>
      <w:r w:rsidR="009E7F86">
        <w:t>Th</w:t>
      </w:r>
      <w:ins w:id="36" w:author="Joe Hahn" w:date="2022-07-28T09:39:00Z">
        <w:r w:rsidR="009A4F66">
          <w:t>is</w:t>
        </w:r>
      </w:ins>
      <w:del w:id="37" w:author="Joe Hahn" w:date="2022-07-28T09:39:00Z">
        <w:r w:rsidR="009E7F86" w:rsidDel="009A4F66">
          <w:delText>e</w:delText>
        </w:r>
      </w:del>
      <w:r w:rsidR="009E7F86">
        <w:t xml:space="preserve"> blog</w:t>
      </w:r>
      <w:r w:rsidR="00FF6112">
        <w:t xml:space="preserve"> </w:t>
      </w:r>
      <w:ins w:id="38" w:author="Joe Hahn" w:date="2022-07-28T09:39:00Z">
        <w:r w:rsidR="009A4F66">
          <w:t xml:space="preserve">post </w:t>
        </w:r>
      </w:ins>
      <w:r w:rsidR="00CA5FC7">
        <w:t>walk</w:t>
      </w:r>
      <w:r w:rsidR="009E7F86">
        <w:t>s</w:t>
      </w:r>
      <w:r w:rsidR="00CA5FC7">
        <w:t xml:space="preserve"> </w:t>
      </w:r>
      <w:r w:rsidR="009E7F86">
        <w:t>you</w:t>
      </w:r>
      <w:r w:rsidR="00CA5FC7">
        <w:t xml:space="preserve"> through </w:t>
      </w:r>
      <w:r w:rsidR="00781455">
        <w:t xml:space="preserve">the </w:t>
      </w:r>
      <w:r w:rsidR="009848BF">
        <w:t xml:space="preserve">deployment </w:t>
      </w:r>
      <w:r w:rsidR="00CA5FC7">
        <w:t xml:space="preserve">an HPC cluster on OCI, </w:t>
      </w:r>
      <w:r w:rsidR="00FF6112">
        <w:t xml:space="preserve">the </w:t>
      </w:r>
      <w:r w:rsidR="00781455">
        <w:t>install</w:t>
      </w:r>
      <w:r w:rsidR="00FF6112">
        <w:t>ation of</w:t>
      </w:r>
      <w:r w:rsidR="00CA5FC7">
        <w:t xml:space="preserve"> a </w:t>
      </w:r>
      <w:r w:rsidR="00FF6112">
        <w:t xml:space="preserve">computational fluid dynamics (CFD) </w:t>
      </w:r>
      <w:r w:rsidR="00CA5FC7">
        <w:t>code</w:t>
      </w:r>
      <w:r w:rsidR="00781455">
        <w:t xml:space="preserve"> on that cluster,</w:t>
      </w:r>
      <w:r w:rsidR="00FF6112">
        <w:t xml:space="preserve"> the parallel </w:t>
      </w:r>
      <w:del w:id="39" w:author="Joe Hahn" w:date="2022-07-28T09:39:00Z">
        <w:r w:rsidR="009E7F86" w:rsidDel="009A4F66">
          <w:delText xml:space="preserve">run </w:delText>
        </w:r>
      </w:del>
      <w:ins w:id="40" w:author="Joe Hahn" w:date="2022-07-28T09:39:00Z">
        <w:r w:rsidR="009A4F66">
          <w:t xml:space="preserve">execution </w:t>
        </w:r>
      </w:ins>
      <w:r w:rsidR="00FF6112">
        <w:t>of that code across the cluster,</w:t>
      </w:r>
      <w:r w:rsidR="00781455">
        <w:t xml:space="preserve"> and then using Data Science</w:t>
      </w:r>
      <w:ins w:id="41" w:author="Ceridwen Quattrin" w:date="2022-07-25T11:37:00Z">
        <w:r w:rsidR="00B5208E">
          <w:t xml:space="preserve"> </w:t>
        </w:r>
      </w:ins>
      <w:r w:rsidR="00781455">
        <w:t xml:space="preserve">to visualize </w:t>
      </w:r>
      <w:r w:rsidR="00B5208E">
        <w:t xml:space="preserve">the </w:t>
      </w:r>
      <w:r w:rsidR="00781455">
        <w:t>HPC output.</w:t>
      </w:r>
      <w:r w:rsidR="00FF6112">
        <w:t xml:space="preserve"> </w:t>
      </w:r>
      <w:ins w:id="42" w:author="Joe Hahn" w:date="2022-07-28T09:40:00Z">
        <w:r w:rsidR="009A4F66">
          <w:t>K</w:t>
        </w:r>
      </w:ins>
      <w:del w:id="43" w:author="Joe Hahn" w:date="2022-07-28T09:40:00Z">
        <w:r w:rsidR="00B5208E" w:rsidDel="009A4F66">
          <w:delText>We briefly discuss the k</w:delText>
        </w:r>
      </w:del>
      <w:r w:rsidR="00FF6112">
        <w:t xml:space="preserve">ey steps </w:t>
      </w:r>
      <w:ins w:id="44" w:author="Joe Hahn" w:date="2022-07-28T09:39:00Z">
        <w:r w:rsidR="009A4F66">
          <w:t>are briefly summarized</w:t>
        </w:r>
      </w:ins>
      <w:ins w:id="45" w:author="Joe Hahn" w:date="2022-07-28T09:40:00Z">
        <w:r w:rsidR="009A4F66">
          <w:t xml:space="preserve"> </w:t>
        </w:r>
      </w:ins>
      <w:r w:rsidR="00FF6112">
        <w:t>here, but</w:t>
      </w:r>
      <w:del w:id="46" w:author="Joe Hahn" w:date="2022-07-28T09:41:00Z">
        <w:r w:rsidR="00FF6112" w:rsidDel="009A4F66">
          <w:delText xml:space="preserve"> </w:delText>
        </w:r>
        <w:r w:rsidR="00B5208E" w:rsidDel="009A4F66">
          <w:delText xml:space="preserve">for </w:delText>
        </w:r>
        <w:r w:rsidR="00FF6112" w:rsidDel="009A4F66">
          <w:delText>greater detail</w:delText>
        </w:r>
      </w:del>
      <w:ins w:id="47" w:author="Ceridwen Quattrin" w:date="2022-07-25T11:38:00Z">
        <w:del w:id="48" w:author="Joe Hahn" w:date="2022-07-28T09:40:00Z">
          <w:r w:rsidR="00B5208E" w:rsidDel="009A4F66">
            <w:delText>,</w:delText>
          </w:r>
        </w:del>
        <w:r w:rsidR="00B5208E">
          <w:t xml:space="preserve"> see</w:t>
        </w:r>
      </w:ins>
      <w:ins w:id="49" w:author="Joe Hahn" w:date="2022-07-28T09:41:00Z">
        <w:r w:rsidR="009A4F66">
          <w:t xml:space="preserve"> this</w:t>
        </w:r>
      </w:ins>
      <w:ins w:id="50" w:author="Ceridwen Quattrin" w:date="2022-07-25T11:38:00Z">
        <w:r w:rsidR="00B5208E">
          <w:t xml:space="preserve"> </w:t>
        </w:r>
      </w:ins>
      <w:r>
        <w:fldChar w:fldCharType="begin"/>
      </w:r>
      <w:ins w:id="51" w:author="Joe Hahn" w:date="2022-07-29T10:32:00Z">
        <w:r w:rsidR="005E7488">
          <w:instrText>HYPERLINK "https://github.com/oracle-nace-dsai/fargo3d-demo"</w:instrText>
        </w:r>
      </w:ins>
      <w:del w:id="52" w:author="Joe Hahn" w:date="2022-07-29T10:32:00Z">
        <w:r w:rsidR="009A4F66" w:rsidDel="005E7488">
          <w:delInstrText>HYPERLINK "https://129.213.160.170/jhahn/fargo3d-demo"</w:delInstrText>
        </w:r>
      </w:del>
      <w:r>
        <w:fldChar w:fldCharType="separate"/>
      </w:r>
      <w:ins w:id="53" w:author="Ceridwen Quattrin" w:date="2022-07-25T11:39:00Z">
        <w:del w:id="54" w:author="Joe Hahn" w:date="2022-07-28T09:40:00Z">
          <w:r w:rsidR="00B5208E" w:rsidDel="009A4F66">
            <w:rPr>
              <w:rStyle w:val="Hyperlink"/>
            </w:rPr>
            <w:delText>this GitLab demo</w:delText>
          </w:r>
        </w:del>
      </w:ins>
      <w:ins w:id="55" w:author="Joe Hahn" w:date="2022-07-28T09:40:00Z">
        <w:r w:rsidR="009A4F66">
          <w:rPr>
            <w:rStyle w:val="Hyperlink"/>
          </w:rPr>
          <w:t>GitLab demo</w:t>
        </w:r>
      </w:ins>
      <w:r>
        <w:rPr>
          <w:rStyle w:val="Hyperlink"/>
        </w:rPr>
        <w:fldChar w:fldCharType="end"/>
      </w:r>
      <w:del w:id="56" w:author="Joe Hahn" w:date="2022-07-28T09:41:00Z">
        <w:r w:rsidR="00FF6112" w:rsidDel="009A4F66">
          <w:delText>.</w:delText>
        </w:r>
      </w:del>
      <w:ins w:id="57" w:author="Joe Hahn" w:date="2022-07-28T09:41:00Z">
        <w:r w:rsidR="009A4F66">
          <w:t xml:space="preserve"> for additional details.</w:t>
        </w:r>
      </w:ins>
    </w:p>
    <w:p w14:paraId="58CB1AE2" w14:textId="77777777" w:rsidR="00681FFB" w:rsidRDefault="00CA0423" w:rsidP="00681FFB">
      <w:pPr>
        <w:keepNext/>
      </w:pPr>
      <w:commentRangeStart w:id="58"/>
      <w:r>
        <w:rPr>
          <w:noProof/>
        </w:rPr>
        <w:drawing>
          <wp:inline distT="0" distB="0" distL="0" distR="0" wp14:anchorId="30BCDA74" wp14:editId="024DABE9">
            <wp:extent cx="5943600" cy="2330450"/>
            <wp:effectExtent l="0" t="0" r="0" b="6350"/>
            <wp:docPr id="1" name="Picture 1" descr="Figure 1. Text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Figure 1. Text&#10;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58"/>
      <w:r w:rsidR="00B5208E">
        <w:rPr>
          <w:rStyle w:val="CommentReference"/>
        </w:rPr>
        <w:commentReference w:id="58"/>
      </w:r>
    </w:p>
    <w:p w14:paraId="321F4DBD" w14:textId="48583D40" w:rsidR="00CA0423" w:rsidRDefault="00681FFB" w:rsidP="00681FFB">
      <w:pPr>
        <w:pStyle w:val="Caption"/>
        <w:jc w:val="center"/>
      </w:pPr>
      <w:r>
        <w:t xml:space="preserve">Figure </w:t>
      </w:r>
      <w:fldSimple w:instr=" SEQ Figure \* ARABIC ">
        <w:r w:rsidR="00103525">
          <w:rPr>
            <w:noProof/>
          </w:rPr>
          <w:t>1</w:t>
        </w:r>
      </w:fldSimple>
      <w:r>
        <w:t xml:space="preserve">. </w:t>
      </w:r>
      <w:ins w:id="59" w:author="Ceridwen Quattrin" w:date="2022-07-25T11:39:00Z">
        <w:r w:rsidR="00B5208E">
          <w:t>C</w:t>
        </w:r>
      </w:ins>
      <w:r>
        <w:t>loud architecture</w:t>
      </w:r>
      <w:r w:rsidR="000F730A">
        <w:t xml:space="preserve"> for HPC </w:t>
      </w:r>
      <w:ins w:id="60" w:author="Ceridwen Quattrin" w:date="2022-07-25T11:39:00Z">
        <w:r w:rsidR="00B5208E">
          <w:t>and</w:t>
        </w:r>
      </w:ins>
      <w:r w:rsidR="000F730A">
        <w:t xml:space="preserve"> Data Science</w:t>
      </w:r>
    </w:p>
    <w:p w14:paraId="53B71D0A" w14:textId="4B4D1036" w:rsidR="003470F6" w:rsidRPr="003470F6" w:rsidRDefault="009848BF" w:rsidP="009A4F66">
      <w:pPr>
        <w:pStyle w:val="Heading2"/>
      </w:pPr>
      <w:ins w:id="61" w:author="Ceridwen Quattrin" w:date="2022-07-25T12:53:00Z">
        <w:r>
          <w:lastRenderedPageBreak/>
          <w:t xml:space="preserve">Deploy </w:t>
        </w:r>
      </w:ins>
      <w:r w:rsidR="00964CDA">
        <w:t>an</w:t>
      </w:r>
      <w:r w:rsidR="003470F6" w:rsidRPr="003470F6">
        <w:t xml:space="preserve"> HPC </w:t>
      </w:r>
      <w:r w:rsidR="00964CDA">
        <w:t>cluster</w:t>
      </w:r>
    </w:p>
    <w:p w14:paraId="5DE2E2D6" w14:textId="6573E88F" w:rsidR="005D5C9B" w:rsidRDefault="00781455" w:rsidP="0048241D">
      <w:pPr>
        <w:rPr>
          <w:ins w:id="62" w:author="Ceridwen Quattrin" w:date="2022-07-25T11:57:00Z"/>
        </w:rPr>
      </w:pPr>
      <w:r>
        <w:t xml:space="preserve">Figure 1 shows the cloud architecture </w:t>
      </w:r>
      <w:ins w:id="63" w:author="Ceridwen Quattrin" w:date="2022-07-25T11:40:00Z">
        <w:r w:rsidR="00B5208E">
          <w:t>used in</w:t>
        </w:r>
      </w:ins>
      <w:r>
        <w:t xml:space="preserve"> th</w:t>
      </w:r>
      <w:r w:rsidR="0048241D">
        <w:t>is</w:t>
      </w:r>
      <w:r>
        <w:t xml:space="preserve"> </w:t>
      </w:r>
      <w:ins w:id="64" w:author="Ceridwen Quattrin" w:date="2022-07-25T11:46:00Z">
        <w:r w:rsidR="00C47B7F">
          <w:t>example</w:t>
        </w:r>
      </w:ins>
      <w:r w:rsidR="008F0957">
        <w:t xml:space="preserve">. </w:t>
      </w:r>
      <w:ins w:id="65" w:author="Ceridwen Quattrin" w:date="2022-07-25T11:46:00Z">
        <w:r w:rsidR="00C47B7F">
          <w:t>In the Oracle Cloud</w:t>
        </w:r>
      </w:ins>
      <w:r w:rsidR="00BD16ED">
        <w:t xml:space="preserve"> Marketplace</w:t>
      </w:r>
      <w:ins w:id="66" w:author="Ceridwen Quattrin" w:date="2022-07-25T11:46:00Z">
        <w:r w:rsidR="00C47B7F">
          <w:t>,</w:t>
        </w:r>
      </w:ins>
      <w:r w:rsidR="00BD16ED">
        <w:t xml:space="preserve"> </w:t>
      </w:r>
      <w:ins w:id="67" w:author="Ceridwen Quattrin" w:date="2022-07-25T11:46:00Z">
        <w:r w:rsidR="00C47B7F">
          <w:t>select</w:t>
        </w:r>
      </w:ins>
      <w:r w:rsidR="00BD16ED">
        <w:t xml:space="preserve"> </w:t>
      </w:r>
      <w:r w:rsidR="00BD16ED" w:rsidRPr="009A4F66">
        <w:rPr>
          <w:b/>
          <w:bCs/>
        </w:rPr>
        <w:t>HPC Cluster Stack</w:t>
      </w:r>
      <w:r w:rsidR="008F0957">
        <w:t xml:space="preserve"> to creat</w:t>
      </w:r>
      <w:r w:rsidR="0090480B">
        <w:t>e</w:t>
      </w:r>
      <w:r w:rsidR="008F0957">
        <w:t xml:space="preserve"> an HPC cluster. </w:t>
      </w:r>
      <w:r w:rsidR="0048241D">
        <w:t>S</w:t>
      </w:r>
      <w:r w:rsidR="009E6E98">
        <w:t xml:space="preserve">elect the number of </w:t>
      </w:r>
      <w:ins w:id="68" w:author="Ceridwen Quattrin" w:date="2022-07-25T12:11:00Z">
        <w:r w:rsidR="004D40B6">
          <w:t>c</w:t>
        </w:r>
      </w:ins>
      <w:r w:rsidR="006302A6">
        <w:t>ompute</w:t>
      </w:r>
      <w:r w:rsidR="009E6E98">
        <w:t xml:space="preserve"> nodes</w:t>
      </w:r>
      <w:r w:rsidR="00347EFA">
        <w:t xml:space="preserve">, </w:t>
      </w:r>
      <w:r w:rsidR="009E6E98">
        <w:t>their shape</w:t>
      </w:r>
      <w:r w:rsidR="00347EFA">
        <w:t xml:space="preserve">, and </w:t>
      </w:r>
      <w:r w:rsidR="001821F7">
        <w:t xml:space="preserve">their </w:t>
      </w:r>
      <w:r w:rsidR="00347EFA">
        <w:t>storage</w:t>
      </w:r>
      <w:r w:rsidR="00F604B7">
        <w:t xml:space="preserve">, </w:t>
      </w:r>
      <w:r w:rsidR="0072714E">
        <w:t>and give the</w:t>
      </w:r>
      <w:r w:rsidR="00F604B7">
        <w:t xml:space="preserve"> new cluster</w:t>
      </w:r>
      <w:r w:rsidR="0072714E">
        <w:t xml:space="preserve"> a</w:t>
      </w:r>
      <w:r w:rsidR="00F604B7">
        <w:t xml:space="preserve"> name</w:t>
      </w:r>
      <w:r w:rsidR="009E6E98">
        <w:t xml:space="preserve">. This </w:t>
      </w:r>
      <w:ins w:id="69" w:author="Ceridwen Quattrin" w:date="2022-07-25T11:56:00Z">
        <w:r w:rsidR="005D5C9B">
          <w:t>example</w:t>
        </w:r>
      </w:ins>
      <w:r w:rsidR="008F0957">
        <w:t xml:space="preserve"> </w:t>
      </w:r>
      <w:r w:rsidR="009E6E98">
        <w:t>build</w:t>
      </w:r>
      <w:ins w:id="70" w:author="Ceridwen Quattrin" w:date="2022-07-25T11:56:00Z">
        <w:r w:rsidR="005D5C9B">
          <w:t>s</w:t>
        </w:r>
      </w:ins>
      <w:r w:rsidR="009E6E98">
        <w:t xml:space="preserve"> the smallest possible HPC cluster</w:t>
      </w:r>
      <w:ins w:id="71" w:author="Ceridwen Quattrin" w:date="2022-07-25T11:56:00Z">
        <w:r w:rsidR="005D5C9B">
          <w:t>,</w:t>
        </w:r>
      </w:ins>
      <w:r w:rsidR="009E6E98">
        <w:t xml:space="preserve"> composed of two </w:t>
      </w:r>
      <w:ins w:id="72" w:author="Ceridwen Quattrin" w:date="2022-07-25T11:57:00Z">
        <w:r w:rsidR="005D5C9B">
          <w:t xml:space="preserve">bare metal </w:t>
        </w:r>
      </w:ins>
      <w:ins w:id="73" w:author="Ceridwen Quattrin" w:date="2022-07-25T12:11:00Z">
        <w:r w:rsidR="004D40B6">
          <w:t>c</w:t>
        </w:r>
      </w:ins>
      <w:r w:rsidR="009E6E98">
        <w:t xml:space="preserve">ompute nodes </w:t>
      </w:r>
      <w:ins w:id="74" w:author="Joe Hahn" w:date="2022-07-28T11:04:00Z">
        <w:r w:rsidR="00DD790E">
          <w:t>of shape</w:t>
        </w:r>
      </w:ins>
      <w:ins w:id="75" w:author="Ceridwen Quattrin" w:date="2022-07-25T11:56:00Z">
        <w:del w:id="76" w:author="Joe Hahn" w:date="2022-07-28T10:39:00Z">
          <w:r w:rsidR="005D5C9B" w:rsidDel="004328DB">
            <w:delText>with</w:delText>
          </w:r>
        </w:del>
        <w:del w:id="77" w:author="Joe Hahn" w:date="2022-07-28T11:04:00Z">
          <w:r w:rsidR="005D5C9B" w:rsidDel="00DD790E">
            <w:delText xml:space="preserve"> the</w:delText>
          </w:r>
        </w:del>
      </w:ins>
      <w:r w:rsidR="009E6E98">
        <w:t xml:space="preserve"> </w:t>
      </w:r>
      <w:proofErr w:type="gramStart"/>
      <w:r w:rsidR="009E6E98">
        <w:t>BM.HPC</w:t>
      </w:r>
      <w:proofErr w:type="gramEnd"/>
      <w:r w:rsidR="009E6E98">
        <w:t>2.36</w:t>
      </w:r>
      <w:ins w:id="78" w:author="Ceridwen Quattrin" w:date="2022-07-25T11:56:00Z">
        <w:r w:rsidR="005D5C9B">
          <w:t xml:space="preserve"> </w:t>
        </w:r>
        <w:del w:id="79" w:author="Joe Hahn" w:date="2022-07-28T11:04:00Z">
          <w:r w:rsidR="005D5C9B" w:rsidDel="00DD790E">
            <w:delText>shape</w:delText>
          </w:r>
        </w:del>
      </w:ins>
      <w:del w:id="80" w:author="Joe Hahn" w:date="2022-07-28T10:39:00Z">
        <w:r w:rsidR="00347EFA" w:rsidDel="004328DB">
          <w:delText>,</w:delText>
        </w:r>
      </w:del>
      <w:ins w:id="81" w:author="Joe Hahn" w:date="2022-07-28T10:39:00Z">
        <w:r w:rsidR="004328DB">
          <w:t>that provide</w:t>
        </w:r>
      </w:ins>
      <w:ins w:id="82" w:author="Joe Hahn" w:date="2022-07-28T10:40:00Z">
        <w:r w:rsidR="004328DB">
          <w:t>s</w:t>
        </w:r>
      </w:ins>
      <w:r w:rsidR="00347EFA">
        <w:t xml:space="preserve"> </w:t>
      </w:r>
      <w:r w:rsidR="001821F7">
        <w:t>38</w:t>
      </w:r>
      <w:ins w:id="83" w:author="Ceridwen Quattrin" w:date="2022-07-25T11:57:00Z">
        <w:r w:rsidR="005D5C9B">
          <w:t xml:space="preserve">4 </w:t>
        </w:r>
      </w:ins>
      <w:r w:rsidR="001821F7">
        <w:t>G</w:t>
      </w:r>
      <w:ins w:id="84" w:author="Ceridwen Quattrin" w:date="2022-07-25T11:57:00Z">
        <w:r w:rsidR="005D5C9B">
          <w:t>B</w:t>
        </w:r>
      </w:ins>
      <w:r w:rsidR="001821F7">
        <w:t xml:space="preserve"> </w:t>
      </w:r>
      <w:ins w:id="85" w:author="Ceridwen Quattrin" w:date="2022-07-25T11:57:00Z">
        <w:r w:rsidR="005D5C9B">
          <w:t xml:space="preserve">of </w:t>
        </w:r>
      </w:ins>
      <w:r w:rsidR="001821F7">
        <w:t>memory</w:t>
      </w:r>
      <w:ins w:id="86" w:author="Ceridwen Quattrin" w:date="2022-07-25T11:57:00Z">
        <w:del w:id="87" w:author="Joe Hahn" w:date="2022-07-28T10:39:00Z">
          <w:r w:rsidR="005D5C9B" w:rsidDel="004328DB">
            <w:delText>,</w:delText>
          </w:r>
        </w:del>
      </w:ins>
      <w:r w:rsidR="001821F7">
        <w:t xml:space="preserve"> and </w:t>
      </w:r>
      <w:r w:rsidR="00347EFA">
        <w:t xml:space="preserve">36 </w:t>
      </w:r>
      <w:r w:rsidR="00DA58D5">
        <w:t>compute</w:t>
      </w:r>
      <w:r w:rsidR="00347EFA">
        <w:t xml:space="preserve"> cores</w:t>
      </w:r>
      <w:ins w:id="88" w:author="Joe Hahn" w:date="2022-07-28T10:40:00Z">
        <w:r w:rsidR="004328DB">
          <w:t xml:space="preserve"> </w:t>
        </w:r>
      </w:ins>
      <w:ins w:id="89" w:author="Joe Hahn" w:date="2022-07-28T11:04:00Z">
        <w:r w:rsidR="00DD790E">
          <w:t xml:space="preserve">on </w:t>
        </w:r>
      </w:ins>
      <w:ins w:id="90" w:author="Joe Hahn" w:date="2022-07-28T10:40:00Z">
        <w:r w:rsidR="004328DB">
          <w:t>each</w:t>
        </w:r>
      </w:ins>
      <w:ins w:id="91" w:author="Joe Hahn" w:date="2022-07-28T11:04:00Z">
        <w:r w:rsidR="00DD790E">
          <w:t xml:space="preserve"> node</w:t>
        </w:r>
      </w:ins>
      <w:r w:rsidR="00B8630A">
        <w:t xml:space="preserve">. </w:t>
      </w:r>
    </w:p>
    <w:p w14:paraId="7BDC8D36" w14:textId="77777777" w:rsidR="005D5C9B" w:rsidRDefault="005D5C9B" w:rsidP="0048241D">
      <w:pPr>
        <w:rPr>
          <w:ins w:id="92" w:author="Ceridwen Quattrin" w:date="2022-07-25T11:57:00Z"/>
        </w:rPr>
      </w:pPr>
    </w:p>
    <w:p w14:paraId="5B63B364" w14:textId="3C049A7A" w:rsidR="0048241D" w:rsidRDefault="005D5C9B" w:rsidP="0048241D">
      <w:ins w:id="93" w:author="Ceridwen Quattrin" w:date="2022-07-25T11:57:00Z">
        <w:r>
          <w:t xml:space="preserve">Clicking </w:t>
        </w:r>
      </w:ins>
      <w:r w:rsidR="0048241D">
        <w:t>the</w:t>
      </w:r>
      <w:r w:rsidR="00090BAC">
        <w:t xml:space="preserve"> </w:t>
      </w:r>
      <w:r w:rsidR="006302A6" w:rsidRPr="009A4F66">
        <w:rPr>
          <w:b/>
          <w:bCs/>
        </w:rPr>
        <w:t>Create</w:t>
      </w:r>
      <w:r w:rsidR="006302A6">
        <w:t xml:space="preserve"> button </w:t>
      </w:r>
      <w:ins w:id="94" w:author="Ceridwen Quattrin" w:date="2022-07-25T11:57:00Z">
        <w:r>
          <w:t>runs</w:t>
        </w:r>
      </w:ins>
      <w:r w:rsidR="006302A6">
        <w:t xml:space="preserve"> a</w:t>
      </w:r>
      <w:r w:rsidR="00090BAC">
        <w:t>n OCI-provided</w:t>
      </w:r>
      <w:r w:rsidR="006302A6">
        <w:t xml:space="preserve"> </w:t>
      </w:r>
      <w:ins w:id="95" w:author="Ceridwen Quattrin" w:date="2022-07-25T11:58:00Z">
        <w:r>
          <w:t>T</w:t>
        </w:r>
      </w:ins>
      <w:r w:rsidR="006302A6">
        <w:t xml:space="preserve">erraform script that </w:t>
      </w:r>
      <w:ins w:id="96" w:author="Ceridwen Quattrin" w:date="2022-07-25T12:53:00Z">
        <w:r w:rsidR="009848BF">
          <w:t xml:space="preserve">deploys </w:t>
        </w:r>
      </w:ins>
      <w:r w:rsidR="006302A6">
        <w:t>an HPC stack compose</w:t>
      </w:r>
      <w:ins w:id="97" w:author="Ceridwen Quattrin" w:date="2022-07-25T12:54:00Z">
        <w:r w:rsidR="00087C0D">
          <w:t>d</w:t>
        </w:r>
      </w:ins>
      <w:r w:rsidR="006302A6">
        <w:t xml:space="preserve"> of two compute nodes </w:t>
      </w:r>
      <w:ins w:id="98" w:author="Ceridwen Quattrin" w:date="2022-07-25T11:58:00Z">
        <w:r>
          <w:t xml:space="preserve">and </w:t>
        </w:r>
      </w:ins>
      <w:r w:rsidR="006302A6">
        <w:t xml:space="preserve">a bastion instance with all instances having all the </w:t>
      </w:r>
      <w:r w:rsidR="00E32ADE">
        <w:t xml:space="preserve">standard </w:t>
      </w:r>
      <w:ins w:id="99" w:author="Joe Hahn" w:date="2022-07-28T11:05:00Z">
        <w:r w:rsidR="00DD790E">
          <w:t xml:space="preserve">HPC </w:t>
        </w:r>
      </w:ins>
      <w:r w:rsidR="00E32ADE">
        <w:t xml:space="preserve">libraries </w:t>
      </w:r>
      <w:r w:rsidR="008F0957">
        <w:t>preinstalled</w:t>
      </w:r>
      <w:r w:rsidR="00E32ADE">
        <w:t xml:space="preserve">. </w:t>
      </w:r>
      <w:ins w:id="100" w:author="Ceridwen Quattrin" w:date="2022-07-25T11:58:00Z">
        <w:r>
          <w:t>You can</w:t>
        </w:r>
      </w:ins>
      <w:r w:rsidR="0048241D">
        <w:t xml:space="preserve"> </w:t>
      </w:r>
      <w:ins w:id="101" w:author="Joe Hahn" w:date="2022-07-28T09:45:00Z">
        <w:r w:rsidR="009A4F66">
          <w:t xml:space="preserve">also </w:t>
        </w:r>
      </w:ins>
      <w:r w:rsidR="0048241D">
        <w:t xml:space="preserve">tailor that </w:t>
      </w:r>
      <w:ins w:id="102" w:author="Ceridwen Quattrin" w:date="2022-07-25T11:58:00Z">
        <w:r>
          <w:t>T</w:t>
        </w:r>
      </w:ins>
      <w:r w:rsidR="0048241D">
        <w:t xml:space="preserve">erraform script further so that any </w:t>
      </w:r>
      <w:ins w:id="103" w:author="Ceridwen Quattrin" w:date="2022-07-25T11:58:00Z">
        <w:del w:id="104" w:author="Joe Hahn" w:date="2022-07-28T11:05:00Z">
          <w:r w:rsidDel="00DD790E">
            <w:delText>other</w:delText>
          </w:r>
        </w:del>
      </w:ins>
      <w:ins w:id="105" w:author="Joe Hahn" w:date="2022-07-28T11:05:00Z">
        <w:r w:rsidR="00DD790E">
          <w:t>additional</w:t>
        </w:r>
      </w:ins>
      <w:ins w:id="106" w:author="Ceridwen Quattrin" w:date="2022-07-25T11:58:00Z">
        <w:r>
          <w:t xml:space="preserve"> </w:t>
        </w:r>
      </w:ins>
      <w:r w:rsidR="0048241D">
        <w:t xml:space="preserve">libraries and custom settings </w:t>
      </w:r>
      <w:ins w:id="107" w:author="Joe Hahn" w:date="2022-07-28T09:45:00Z">
        <w:r w:rsidR="009A4F66">
          <w:t>will also be</w:t>
        </w:r>
      </w:ins>
      <w:ins w:id="108" w:author="Ceridwen Quattrin" w:date="2022-07-25T11:58:00Z">
        <w:del w:id="109" w:author="Joe Hahn" w:date="2022-07-28T09:45:00Z">
          <w:r w:rsidDel="009A4F66">
            <w:delText>are</w:delText>
          </w:r>
        </w:del>
      </w:ins>
      <w:r w:rsidR="0048241D">
        <w:t xml:space="preserve"> present at</w:t>
      </w:r>
      <w:ins w:id="110" w:author="Joe Hahn" w:date="2022-07-28T09:45:00Z">
        <w:r w:rsidR="009A4F66">
          <w:t xml:space="preserve"> subsequent</w:t>
        </w:r>
      </w:ins>
      <w:del w:id="111" w:author="Joe Hahn" w:date="2022-07-28T09:45:00Z">
        <w:r w:rsidR="0048241D" w:rsidDel="009A4F66">
          <w:delText xml:space="preserve"> </w:delText>
        </w:r>
      </w:del>
      <w:ins w:id="112" w:author="Ceridwen Quattrin" w:date="2022-07-25T12:41:00Z">
        <w:del w:id="113" w:author="Joe Hahn" w:date="2022-07-28T09:45:00Z">
          <w:r w:rsidR="00CD16ED" w:rsidDel="009A4F66">
            <w:delText>later</w:delText>
          </w:r>
        </w:del>
        <w:r w:rsidR="00CD16ED">
          <w:t xml:space="preserve"> </w:t>
        </w:r>
      </w:ins>
      <w:ins w:id="114" w:author="Ceridwen Quattrin" w:date="2022-07-25T12:53:00Z">
        <w:r w:rsidR="009848BF">
          <w:t>deployments</w:t>
        </w:r>
      </w:ins>
      <w:r w:rsidR="0048241D">
        <w:t xml:space="preserve">. </w:t>
      </w:r>
      <w:ins w:id="115" w:author="Ceridwen Quattrin" w:date="2022-07-25T12:52:00Z">
        <w:r w:rsidR="009848BF">
          <w:t>Deploying</w:t>
        </w:r>
      </w:ins>
      <w:r w:rsidR="0048241D">
        <w:t xml:space="preserve"> an HPC cluster within OCI is </w:t>
      </w:r>
      <w:del w:id="116" w:author="Joe Hahn" w:date="2022-07-28T09:45:00Z">
        <w:r w:rsidR="0048241D" w:rsidDel="009A4F66">
          <w:delText>easy, and</w:delText>
        </w:r>
      </w:del>
      <w:proofErr w:type="gramStart"/>
      <w:ins w:id="117" w:author="Joe Hahn" w:date="2022-07-28T09:45:00Z">
        <w:r w:rsidR="009A4F66">
          <w:t>easy, and</w:t>
        </w:r>
      </w:ins>
      <w:proofErr w:type="gramEnd"/>
      <w:r w:rsidR="0048241D">
        <w:t xml:space="preserve"> tailoring th</w:t>
      </w:r>
      <w:ins w:id="118" w:author="Joe Hahn" w:date="2022-07-28T10:40:00Z">
        <w:r w:rsidR="004328DB">
          <w:t>at</w:t>
        </w:r>
      </w:ins>
      <w:del w:id="119" w:author="Joe Hahn" w:date="2022-07-28T10:40:00Z">
        <w:r w:rsidR="0048241D" w:rsidDel="004328DB">
          <w:delText>e</w:delText>
        </w:r>
      </w:del>
      <w:r w:rsidR="0048241D">
        <w:t xml:space="preserve"> cluster to a specific use</w:t>
      </w:r>
      <w:ins w:id="120" w:author="Ceridwen Quattrin" w:date="2022-07-25T11:59:00Z">
        <w:r>
          <w:t xml:space="preserve"> </w:t>
        </w:r>
      </w:ins>
      <w:r w:rsidR="0048241D">
        <w:t xml:space="preserve">case is straightforward. </w:t>
      </w:r>
    </w:p>
    <w:p w14:paraId="0E630CFC" w14:textId="08F5E16A" w:rsidR="00802821" w:rsidRDefault="00802821"/>
    <w:p w14:paraId="7B20A1F3" w14:textId="104FABEA" w:rsidR="00087C0D" w:rsidDel="00A22D8B" w:rsidRDefault="00802821">
      <w:pPr>
        <w:rPr>
          <w:ins w:id="121" w:author="Ceridwen Quattrin" w:date="2022-07-25T12:55:00Z"/>
          <w:del w:id="122" w:author="Joe Hahn" w:date="2022-07-28T09:48:00Z"/>
        </w:rPr>
      </w:pPr>
      <w:r>
        <w:t>Next</w:t>
      </w:r>
      <w:r w:rsidR="00D45AFD">
        <w:t>,</w:t>
      </w:r>
      <w:r>
        <w:t xml:space="preserve"> </w:t>
      </w:r>
      <w:ins w:id="123" w:author="Ceridwen Quattrin" w:date="2022-07-25T11:59:00Z">
        <w:r w:rsidR="005D5C9B">
          <w:t xml:space="preserve">SSH </w:t>
        </w:r>
      </w:ins>
      <w:r>
        <w:t>into the bastion node</w:t>
      </w:r>
      <w:ins w:id="124" w:author="Joe Hahn" w:date="2022-07-28T09:47:00Z">
        <w:r w:rsidR="00A22D8B">
          <w:t xml:space="preserve">, which </w:t>
        </w:r>
      </w:ins>
      <w:ins w:id="125" w:author="Ceridwen Quattrin" w:date="2022-07-25T12:00:00Z">
        <w:del w:id="126" w:author="Joe Hahn" w:date="2022-07-28T09:47:00Z">
          <w:r w:rsidR="005D5C9B" w:rsidDel="00A22D8B">
            <w:delText>.</w:delText>
          </w:r>
        </w:del>
      </w:ins>
      <w:del w:id="127" w:author="Joe Hahn" w:date="2022-07-28T09:47:00Z">
        <w:r w:rsidDel="00A22D8B">
          <w:delText xml:space="preserve"> </w:delText>
        </w:r>
      </w:del>
      <w:ins w:id="128" w:author="Ceridwen Quattrin" w:date="2022-07-25T12:00:00Z">
        <w:del w:id="129" w:author="Joe Hahn" w:date="2022-07-28T09:47:00Z">
          <w:r w:rsidR="005D5C9B" w:rsidDel="00A22D8B">
            <w:delText>T</w:delText>
          </w:r>
        </w:del>
      </w:ins>
      <w:del w:id="130" w:author="Joe Hahn" w:date="2022-07-28T09:48:00Z">
        <w:r w:rsidDel="00A22D8B">
          <w:delText xml:space="preserve">his node </w:delText>
        </w:r>
      </w:del>
      <w:r>
        <w:t xml:space="preserve">serves as the cluster’s front door and </w:t>
      </w:r>
      <w:ins w:id="131" w:author="Joe Hahn" w:date="2022-07-28T10:40:00Z">
        <w:r w:rsidR="004328DB">
          <w:t xml:space="preserve">is </w:t>
        </w:r>
      </w:ins>
      <w:r>
        <w:t xml:space="preserve">where </w:t>
      </w:r>
      <w:r w:rsidR="000F730A">
        <w:t xml:space="preserve">the </w:t>
      </w:r>
      <w:r>
        <w:t>HPC job</w:t>
      </w:r>
      <w:r w:rsidR="000F730A">
        <w:t xml:space="preserve"> </w:t>
      </w:r>
      <w:ins w:id="132" w:author="Joe Hahn" w:date="2022-07-28T10:41:00Z">
        <w:r w:rsidR="004328DB">
          <w:t>will be</w:t>
        </w:r>
      </w:ins>
      <w:ins w:id="133" w:author="Ceridwen Quattrin" w:date="2022-07-25T12:01:00Z">
        <w:del w:id="134" w:author="Joe Hahn" w:date="2022-07-28T10:40:00Z">
          <w:r w:rsidR="00560F01" w:rsidDel="004328DB">
            <w:delText>is</w:delText>
          </w:r>
        </w:del>
      </w:ins>
      <w:r w:rsidR="000F730A">
        <w:t xml:space="preserve"> </w:t>
      </w:r>
      <w:ins w:id="135" w:author="Ceridwen Quattrin" w:date="2022-07-25T12:41:00Z">
        <w:del w:id="136" w:author="Joe Hahn" w:date="2022-07-28T11:05:00Z">
          <w:r w:rsidR="00CD16ED" w:rsidDel="00DD790E">
            <w:delText>deployed</w:delText>
          </w:r>
        </w:del>
      </w:ins>
      <w:ins w:id="137" w:author="Joe Hahn" w:date="2022-07-28T11:05:00Z">
        <w:r w:rsidR="00DD790E">
          <w:t>launched</w:t>
        </w:r>
      </w:ins>
      <w:r>
        <w:t xml:space="preserve">. </w:t>
      </w:r>
      <w:r w:rsidR="005F427D">
        <w:t xml:space="preserve">This </w:t>
      </w:r>
      <w:ins w:id="138" w:author="Ceridwen Quattrin" w:date="2022-07-25T12:01:00Z">
        <w:r w:rsidR="00560F01">
          <w:t>example runs</w:t>
        </w:r>
      </w:ins>
      <w:r>
        <w:t xml:space="preserve"> the </w:t>
      </w:r>
      <w:hyperlink r:id="rId10" w:history="1">
        <w:r w:rsidRPr="00802821">
          <w:rPr>
            <w:rStyle w:val="Hyperlink"/>
          </w:rPr>
          <w:t>FARGO3D</w:t>
        </w:r>
      </w:hyperlink>
      <w:r>
        <w:t xml:space="preserve"> </w:t>
      </w:r>
      <w:r w:rsidR="006074AD">
        <w:t xml:space="preserve">code </w:t>
      </w:r>
      <w:r w:rsidR="00A55E87">
        <w:t>on the HPC cluster</w:t>
      </w:r>
      <w:ins w:id="139" w:author="Ceridwen Quattrin" w:date="2022-07-25T12:01:00Z">
        <w:r w:rsidR="00560F01">
          <w:t>.</w:t>
        </w:r>
      </w:ins>
      <w:r w:rsidR="00A55E87">
        <w:t xml:space="preserve"> FARGO3D is </w:t>
      </w:r>
      <w:r w:rsidR="00F57FE2">
        <w:t>a</w:t>
      </w:r>
      <w:r w:rsidR="00A55E87">
        <w:t xml:space="preserve"> </w:t>
      </w:r>
      <w:r w:rsidR="005F427D">
        <w:t xml:space="preserve">CFD code </w:t>
      </w:r>
      <w:r w:rsidR="0072714E">
        <w:t>that</w:t>
      </w:r>
      <w:r w:rsidR="00A55E87">
        <w:t xml:space="preserve"> solves</w:t>
      </w:r>
      <w:r w:rsidR="00F57FE2">
        <w:t xml:space="preserve"> the differential equation</w:t>
      </w:r>
      <w:r w:rsidR="006074AD">
        <w:t xml:space="preserve">s that govern how </w:t>
      </w:r>
      <w:r w:rsidR="00FD55AB">
        <w:t xml:space="preserve">flowing </w:t>
      </w:r>
      <w:r w:rsidR="00F57FE2">
        <w:t>fluid</w:t>
      </w:r>
      <w:r w:rsidR="006074AD">
        <w:t xml:space="preserve">s </w:t>
      </w:r>
      <w:r w:rsidR="00FD55AB">
        <w:t>evolve</w:t>
      </w:r>
      <w:ins w:id="140" w:author="Joe Hahn" w:date="2022-07-28T09:48:00Z">
        <w:r w:rsidR="00A22D8B">
          <w:t xml:space="preserve"> over time</w:t>
        </w:r>
      </w:ins>
      <w:r w:rsidR="000F730A">
        <w:t xml:space="preserve">. </w:t>
      </w:r>
      <w:r w:rsidR="006074AD">
        <w:t>FARGO3D is used for astrophysics research, which is irrelevant to most users of OCI’s HPC.</w:t>
      </w:r>
      <w:r w:rsidR="00AD2743">
        <w:t xml:space="preserve"> </w:t>
      </w:r>
    </w:p>
    <w:p w14:paraId="6F4E6146" w14:textId="55247772" w:rsidR="004331D2" w:rsidRDefault="006074AD">
      <w:r>
        <w:t>N</w:t>
      </w:r>
      <w:ins w:id="141" w:author="Ceridwen Quattrin" w:date="2022-07-25T12:55:00Z">
        <w:r w:rsidR="00087C0D">
          <w:t>ever</w:t>
        </w:r>
      </w:ins>
      <w:r>
        <w:t>theless</w:t>
      </w:r>
      <w:ins w:id="142" w:author="Ceridwen Quattrin" w:date="2022-07-25T12:02:00Z">
        <w:r w:rsidR="00560F01">
          <w:t>,</w:t>
        </w:r>
      </w:ins>
      <w:r>
        <w:t xml:space="preserve"> FARGO3D is easy to install, </w:t>
      </w:r>
      <w:ins w:id="143" w:author="Ceridwen Quattrin" w:date="2022-07-25T12:02:00Z">
        <w:r w:rsidR="00560F01">
          <w:t>run</w:t>
        </w:r>
      </w:ins>
      <w:r>
        <w:t xml:space="preserve">, and visualize its output, </w:t>
      </w:r>
      <w:ins w:id="144" w:author="Ceridwen Quattrin" w:date="2022-07-25T12:02:00Z">
        <w:del w:id="145" w:author="Joe Hahn" w:date="2022-07-28T10:41:00Z">
          <w:r w:rsidR="00560F01" w:rsidDel="004328DB">
            <w:delText>which</w:delText>
          </w:r>
        </w:del>
      </w:ins>
      <w:ins w:id="146" w:author="Joe Hahn" w:date="2022-07-28T10:41:00Z">
        <w:r w:rsidR="004328DB">
          <w:t>and</w:t>
        </w:r>
      </w:ins>
      <w:ins w:id="147" w:author="Ceridwen Quattrin" w:date="2022-07-25T12:02:00Z">
        <w:r w:rsidR="00560F01">
          <w:t xml:space="preserve"> is why we</w:t>
        </w:r>
      </w:ins>
      <w:ins w:id="148" w:author="Joe Hahn" w:date="2022-07-28T09:49:00Z">
        <w:r w:rsidR="00A22D8B">
          <w:t xml:space="preserve"> a</w:t>
        </w:r>
      </w:ins>
      <w:ins w:id="149" w:author="Ceridwen Quattrin" w:date="2022-07-25T12:02:00Z">
        <w:del w:id="150" w:author="Joe Hahn" w:date="2022-07-28T09:49:00Z">
          <w:r w:rsidR="00560F01" w:rsidDel="00A22D8B">
            <w:delText>’</w:delText>
          </w:r>
        </w:del>
        <w:r w:rsidR="00560F01">
          <w:t>re using it</w:t>
        </w:r>
      </w:ins>
      <w:ins w:id="151" w:author="Joe Hahn" w:date="2022-07-28T09:50:00Z">
        <w:r w:rsidR="00A22D8B">
          <w:t xml:space="preserve"> here</w:t>
        </w:r>
      </w:ins>
      <w:r>
        <w:t>.</w:t>
      </w:r>
      <w:r w:rsidR="00AD2743">
        <w:t xml:space="preserve"> </w:t>
      </w:r>
      <w:r w:rsidR="004331D2">
        <w:t xml:space="preserve">FARGO3D was developed </w:t>
      </w:r>
      <w:r w:rsidR="00FD55AB">
        <w:t xml:space="preserve">to </w:t>
      </w:r>
      <w:r w:rsidR="004331D2">
        <w:t xml:space="preserve">study the formation and evolution of recently formed planets orbiting within the circumstellar disk of gas and solids </w:t>
      </w:r>
      <w:r w:rsidR="0072714E">
        <w:t>from</w:t>
      </w:r>
      <w:r w:rsidR="004331D2">
        <w:t xml:space="preserve"> which th</w:t>
      </w:r>
      <w:r w:rsidR="00CA7D8B">
        <w:t>ey</w:t>
      </w:r>
      <w:r w:rsidR="004331D2">
        <w:t xml:space="preserve"> form</w:t>
      </w:r>
      <w:r w:rsidR="0072714E">
        <w:t>ed</w:t>
      </w:r>
      <w:ins w:id="152" w:author="Ceridwen Quattrin" w:date="2022-07-25T12:02:00Z">
        <w:r w:rsidR="00560F01">
          <w:t>.</w:t>
        </w:r>
      </w:ins>
      <w:r w:rsidR="004331D2">
        <w:t xml:space="preserve"> </w:t>
      </w:r>
      <w:ins w:id="153" w:author="Ceridwen Quattrin" w:date="2022-07-25T12:02:00Z">
        <w:r w:rsidR="00560F01">
          <w:t>Our example</w:t>
        </w:r>
      </w:ins>
      <w:r w:rsidR="004331D2">
        <w:t xml:space="preserve"> simulate</w:t>
      </w:r>
      <w:ins w:id="154" w:author="Ceridwen Quattrin" w:date="2022-07-25T12:02:00Z">
        <w:r w:rsidR="00560F01">
          <w:t>s</w:t>
        </w:r>
      </w:ins>
      <w:r w:rsidR="004331D2">
        <w:t xml:space="preserve"> the mutual co</w:t>
      </w:r>
      <w:ins w:id="155" w:author="Joe Hahn" w:date="2022-07-28T11:06:00Z">
        <w:r w:rsidR="00BB24C6">
          <w:t>-</w:t>
        </w:r>
      </w:ins>
      <w:r w:rsidR="004331D2">
        <w:t xml:space="preserve">evolution </w:t>
      </w:r>
      <w:ins w:id="156" w:author="Ceridwen Quattrin" w:date="2022-07-25T12:55:00Z">
        <w:r w:rsidR="00087C0D">
          <w:t xml:space="preserve">of </w:t>
        </w:r>
      </w:ins>
      <w:r w:rsidR="004331D2">
        <w:t xml:space="preserve">a just-formed planet </w:t>
      </w:r>
      <w:ins w:id="157" w:author="Ceridwen Quattrin" w:date="2022-07-25T12:03:00Z">
        <w:del w:id="158" w:author="Joe Hahn" w:date="2022-07-28T09:50:00Z">
          <w:r w:rsidR="00560F01" w:rsidDel="00A22D8B">
            <w:delText>and</w:delText>
          </w:r>
        </w:del>
      </w:ins>
      <w:ins w:id="159" w:author="Joe Hahn" w:date="2022-07-28T09:50:00Z">
        <w:r w:rsidR="00A22D8B">
          <w:t>while</w:t>
        </w:r>
      </w:ins>
      <w:ins w:id="160" w:author="Ceridwen Quattrin" w:date="2022-07-25T12:03:00Z">
        <w:r w:rsidR="00560F01">
          <w:t xml:space="preserve"> </w:t>
        </w:r>
      </w:ins>
      <w:r w:rsidR="004331D2">
        <w:t>its gravity disturbs the</w:t>
      </w:r>
      <w:r w:rsidR="00355C67">
        <w:t xml:space="preserve"> </w:t>
      </w:r>
      <w:r w:rsidR="0072714E">
        <w:t>dusty</w:t>
      </w:r>
      <w:ins w:id="161" w:author="Ceridwen Quattrin" w:date="2022-07-25T12:03:00Z">
        <w:r w:rsidR="00560F01">
          <w:t xml:space="preserve"> </w:t>
        </w:r>
      </w:ins>
      <w:r w:rsidR="004331D2">
        <w:t xml:space="preserve">gas disk </w:t>
      </w:r>
      <w:r w:rsidR="0072714E">
        <w:t xml:space="preserve">that </w:t>
      </w:r>
      <w:ins w:id="162" w:author="Joe Hahn" w:date="2022-07-28T11:06:00Z">
        <w:r w:rsidR="00BB24C6">
          <w:t xml:space="preserve">also </w:t>
        </w:r>
      </w:ins>
      <w:r w:rsidR="0072714E">
        <w:t xml:space="preserve">birthed </w:t>
      </w:r>
      <w:r w:rsidR="00CA7D8B">
        <w:t>it</w:t>
      </w:r>
      <w:r w:rsidR="004331D2">
        <w:t>.</w:t>
      </w:r>
    </w:p>
    <w:p w14:paraId="718D17ED" w14:textId="06D8D142" w:rsidR="00191E8B" w:rsidRDefault="00191E8B"/>
    <w:p w14:paraId="727FAA55" w14:textId="21419C14" w:rsidR="003470F6" w:rsidRPr="003470F6" w:rsidRDefault="00084F8D" w:rsidP="00A22D8B">
      <w:pPr>
        <w:pStyle w:val="Heading2"/>
      </w:pPr>
      <w:r>
        <w:t>Install</w:t>
      </w:r>
      <w:ins w:id="163" w:author="Ceridwen Quattrin" w:date="2022-07-25T12:05:00Z">
        <w:r w:rsidR="00560F01">
          <w:t xml:space="preserve"> and </w:t>
        </w:r>
      </w:ins>
      <w:r>
        <w:t>s</w:t>
      </w:r>
      <w:r w:rsidR="007E1EB2">
        <w:t>et</w:t>
      </w:r>
      <w:r w:rsidR="00824022">
        <w:t xml:space="preserve"> </w:t>
      </w:r>
      <w:r w:rsidR="007E1EB2">
        <w:t>up</w:t>
      </w:r>
      <w:r w:rsidR="003470F6" w:rsidRPr="003470F6">
        <w:t xml:space="preserve"> FARGO3D</w:t>
      </w:r>
    </w:p>
    <w:p w14:paraId="7676E83F" w14:textId="1F7E4225" w:rsidR="003470F6" w:rsidRDefault="009848BF" w:rsidP="00702492">
      <w:ins w:id="164" w:author="Ceridwen Quattrin" w:date="2022-07-25T12:53:00Z">
        <w:del w:id="165" w:author="Joe Hahn" w:date="2022-07-28T10:42:00Z">
          <w:r w:rsidDel="004328DB">
            <w:delText>Deploying</w:delText>
          </w:r>
        </w:del>
      </w:ins>
      <w:ins w:id="166" w:author="Joe Hahn" w:date="2022-07-28T10:42:00Z">
        <w:r w:rsidR="004328DB">
          <w:t>Executing</w:t>
        </w:r>
      </w:ins>
      <w:ins w:id="167" w:author="Ceridwen Quattrin" w:date="2022-07-25T12:53:00Z">
        <w:r>
          <w:t xml:space="preserve"> </w:t>
        </w:r>
      </w:ins>
      <w:r w:rsidR="00CB3C79">
        <w:t>the HPC job that perform</w:t>
      </w:r>
      <w:ins w:id="168" w:author="Ceridwen Quattrin" w:date="2022-07-25T12:06:00Z">
        <w:r w:rsidR="0077054D">
          <w:t>s</w:t>
        </w:r>
      </w:ins>
      <w:r w:rsidR="00CB3C79">
        <w:t xml:space="preserve"> the parallel </w:t>
      </w:r>
      <w:ins w:id="169" w:author="Ceridwen Quattrin" w:date="2022-07-25T12:06:00Z">
        <w:r w:rsidR="0077054D">
          <w:t xml:space="preserve">run </w:t>
        </w:r>
      </w:ins>
      <w:r w:rsidR="00CB3C79">
        <w:t xml:space="preserve">of FARGO3D also requires a </w:t>
      </w:r>
      <w:r w:rsidR="00824022">
        <w:t>simple bash</w:t>
      </w:r>
      <w:r w:rsidR="00702492">
        <w:t xml:space="preserve"> script posted at</w:t>
      </w:r>
      <w:r w:rsidR="00CB3C79">
        <w:t xml:space="preserve"> a </w:t>
      </w:r>
      <w:proofErr w:type="spellStart"/>
      <w:r w:rsidR="001B5E74">
        <w:t>Git</w:t>
      </w:r>
      <w:ins w:id="170" w:author="Ceridwen Quattrin" w:date="2022-07-25T12:06:00Z">
        <w:r w:rsidR="0077054D">
          <w:t>h</w:t>
        </w:r>
      </w:ins>
      <w:r w:rsidR="001B5E74">
        <w:t>ub</w:t>
      </w:r>
      <w:proofErr w:type="spellEnd"/>
      <w:r w:rsidR="001B5E74">
        <w:t xml:space="preserve"> repo</w:t>
      </w:r>
      <w:ins w:id="171" w:author="Ceridwen Quattrin" w:date="2022-07-25T12:06:00Z">
        <w:r w:rsidR="0077054D">
          <w:t>. T</w:t>
        </w:r>
      </w:ins>
      <w:r w:rsidR="00812C6F">
        <w:t xml:space="preserve">his </w:t>
      </w:r>
      <w:r w:rsidR="00CB3C79">
        <w:t>walkthrough</w:t>
      </w:r>
      <w:r w:rsidR="00812C6F">
        <w:t xml:space="preserve"> </w:t>
      </w:r>
      <w:r w:rsidR="00992503">
        <w:t xml:space="preserve">assumes that you clone that repo to your bastion node </w:t>
      </w:r>
      <w:ins w:id="172" w:author="Joe Hahn" w:date="2022-07-28T10:43:00Z">
        <w:r w:rsidR="004328DB">
          <w:t>via</w:t>
        </w:r>
      </w:ins>
      <w:ins w:id="173" w:author="Ceridwen Quattrin" w:date="2022-07-25T12:07:00Z">
        <w:del w:id="174" w:author="Joe Hahn" w:date="2022-07-28T10:43:00Z">
          <w:r w:rsidR="0077054D" w:rsidDel="004328DB">
            <w:delText>from the fo</w:delText>
          </w:r>
        </w:del>
        <w:del w:id="175" w:author="Joe Hahn" w:date="2022-07-28T10:42:00Z">
          <w:r w:rsidR="0077054D" w:rsidDel="004328DB">
            <w:delText>llowing source</w:delText>
          </w:r>
        </w:del>
        <w:r w:rsidR="0077054D">
          <w:t>:</w:t>
        </w:r>
      </w:ins>
    </w:p>
    <w:p w14:paraId="10950BFD" w14:textId="1F51E3F8" w:rsidR="00992503" w:rsidRDefault="00992503" w:rsidP="00EB3448">
      <w:pPr>
        <w:ind w:left="720"/>
      </w:pPr>
      <w:r>
        <w:t xml:space="preserve">git clone </w:t>
      </w:r>
      <w:proofErr w:type="spellStart"/>
      <w:proofErr w:type="gramStart"/>
      <w:ins w:id="176" w:author="Joe Hahn" w:date="2022-07-29T10:52:00Z">
        <w:r w:rsidR="00B47A8C" w:rsidRPr="00B47A8C">
          <w:t>git@github.com:oracle-nace-dsai</w:t>
        </w:r>
        <w:proofErr w:type="spellEnd"/>
        <w:r w:rsidR="00B47A8C" w:rsidRPr="00B47A8C">
          <w:t>/fargo3d-demo.git</w:t>
        </w:r>
        <w:proofErr w:type="gramEnd"/>
        <w:r w:rsidR="00B47A8C" w:rsidRPr="00B47A8C" w:rsidDel="00B47A8C">
          <w:t xml:space="preserve"> </w:t>
        </w:r>
      </w:ins>
      <w:del w:id="177" w:author="Joe Hahn" w:date="2022-07-29T10:52:00Z">
        <w:r w:rsidR="00702492" w:rsidRPr="00702492" w:rsidDel="00B47A8C">
          <w:delText>git@129.213.160.170:jhahn/fargo3d-demo.git</w:delText>
        </w:r>
      </w:del>
    </w:p>
    <w:p w14:paraId="6C948666" w14:textId="18F4DF95" w:rsidR="00702492" w:rsidRDefault="00EB3448" w:rsidP="00702492">
      <w:pPr>
        <w:ind w:left="720"/>
      </w:pPr>
      <w:r>
        <w:t xml:space="preserve">cd </w:t>
      </w:r>
      <w:r w:rsidRPr="00EB3448">
        <w:t>fargo3d-demo</w:t>
      </w:r>
    </w:p>
    <w:p w14:paraId="44208B7D" w14:textId="08F233E4" w:rsidR="00EB3448" w:rsidRDefault="004328DB" w:rsidP="00EB3448">
      <w:ins w:id="178" w:author="Joe Hahn" w:date="2022-07-28T10:43:00Z">
        <w:r>
          <w:t>and t</w:t>
        </w:r>
      </w:ins>
      <w:ins w:id="179" w:author="Ceridwen Quattrin" w:date="2022-07-25T12:07:00Z">
        <w:del w:id="180" w:author="Joe Hahn" w:date="2022-07-28T10:43:00Z">
          <w:r w:rsidR="0077054D" w:rsidDel="004328DB">
            <w:delText>T</w:delText>
          </w:r>
        </w:del>
      </w:ins>
      <w:r w:rsidR="00812C6F">
        <w:t>hen</w:t>
      </w:r>
      <w:r w:rsidR="00EB3448">
        <w:t xml:space="preserve"> download and unpack </w:t>
      </w:r>
      <w:r w:rsidR="00AD2743">
        <w:t>FARGO3D</w:t>
      </w:r>
      <w:ins w:id="181" w:author="Joe Hahn" w:date="2022-07-28T10:43:00Z">
        <w:r>
          <w:t>,</w:t>
        </w:r>
      </w:ins>
      <w:ins w:id="182" w:author="Ceridwen Quattrin" w:date="2022-07-25T12:07:00Z">
        <w:del w:id="183" w:author="Joe Hahn" w:date="2022-07-28T10:43:00Z">
          <w:r w:rsidR="0077054D" w:rsidDel="004328DB">
            <w:delText>:</w:delText>
          </w:r>
        </w:del>
      </w:ins>
    </w:p>
    <w:p w14:paraId="75F9B75A" w14:textId="3580357D" w:rsidR="00EB3448" w:rsidRDefault="00EB3448" w:rsidP="00EB3448">
      <w:pPr>
        <w:ind w:left="720"/>
      </w:pPr>
      <w:proofErr w:type="spellStart"/>
      <w:r w:rsidRPr="00EB3448">
        <w:t>wget</w:t>
      </w:r>
      <w:proofErr w:type="spellEnd"/>
      <w:r w:rsidRPr="00EB3448">
        <w:t xml:space="preserve"> </w:t>
      </w:r>
      <w:hyperlink r:id="rId11" w:history="1">
        <w:r w:rsidRPr="0038156F">
          <w:rPr>
            <w:rStyle w:val="Hyperlink"/>
          </w:rPr>
          <w:t>http://fargo.in2p3.fr/downloads/fargo3d-1.3.tar.gz</w:t>
        </w:r>
      </w:hyperlink>
    </w:p>
    <w:p w14:paraId="468B21FC" w14:textId="05321998" w:rsidR="00EB3448" w:rsidRDefault="00EB3448" w:rsidP="00EB3448">
      <w:pPr>
        <w:ind w:left="720"/>
      </w:pPr>
      <w:r w:rsidRPr="00EB3448">
        <w:t>tar -</w:t>
      </w:r>
      <w:proofErr w:type="spellStart"/>
      <w:r w:rsidRPr="00EB3448">
        <w:t>xvf</w:t>
      </w:r>
      <w:proofErr w:type="spellEnd"/>
      <w:r w:rsidRPr="00EB3448">
        <w:t xml:space="preserve"> fargo3d-1.3.tar.gz</w:t>
      </w:r>
    </w:p>
    <w:p w14:paraId="0D41FDAF" w14:textId="22C8A498" w:rsidR="004E4A21" w:rsidRDefault="00702492" w:rsidP="004E4A21">
      <w:pPr>
        <w:ind w:left="720"/>
      </w:pPr>
      <w:r>
        <w:t xml:space="preserve">cd </w:t>
      </w:r>
      <w:r w:rsidR="00824022">
        <w:t>f</w:t>
      </w:r>
      <w:r w:rsidRPr="00702492">
        <w:t>argo3d-1.3</w:t>
      </w:r>
    </w:p>
    <w:p w14:paraId="4E7DFE74" w14:textId="67C5EE83" w:rsidR="00A22D8B" w:rsidRDefault="00BB24C6" w:rsidP="00A22D8B">
      <w:pPr>
        <w:rPr>
          <w:ins w:id="184" w:author="Joe Hahn" w:date="2022-07-28T09:52:00Z"/>
        </w:rPr>
      </w:pPr>
      <w:ins w:id="185" w:author="Joe Hahn" w:date="2022-07-28T11:06:00Z">
        <w:r>
          <w:t xml:space="preserve">and </w:t>
        </w:r>
      </w:ins>
      <w:ins w:id="186" w:author="Joe Hahn" w:date="2022-07-28T10:43:00Z">
        <w:r w:rsidR="004328DB">
          <w:t>t</w:t>
        </w:r>
      </w:ins>
      <w:del w:id="187" w:author="Joe Hahn" w:date="2022-07-28T10:43:00Z">
        <w:r w:rsidR="0077054D" w:rsidDel="004328DB">
          <w:delText>T</w:delText>
        </w:r>
      </w:del>
      <w:r w:rsidR="0077054D">
        <w:t>hen</w:t>
      </w:r>
      <w:r w:rsidR="004E4A21">
        <w:t xml:space="preserve"> compile FARGO3D for </w:t>
      </w:r>
      <w:r w:rsidR="0077054D">
        <w:t xml:space="preserve">a </w:t>
      </w:r>
      <w:r w:rsidR="004E4A21">
        <w:t xml:space="preserve">parallel </w:t>
      </w:r>
      <w:ins w:id="188" w:author="Joe Hahn" w:date="2022-07-28T10:43:00Z">
        <w:r w:rsidR="004328DB">
          <w:t>execution via</w:t>
        </w:r>
      </w:ins>
      <w:del w:id="189" w:author="Joe Hahn" w:date="2022-07-28T10:43:00Z">
        <w:r w:rsidR="0077054D" w:rsidDel="004328DB">
          <w:delText>with</w:delText>
        </w:r>
      </w:del>
      <w:del w:id="190" w:author="Joe Hahn" w:date="2022-07-28T11:07:00Z">
        <w:r w:rsidR="0077054D" w:rsidDel="00BB24C6">
          <w:delText xml:space="preserve"> the command</w:delText>
        </w:r>
      </w:del>
    </w:p>
    <w:p w14:paraId="422B4DEC" w14:textId="3E8A67FB" w:rsidR="004E4A21" w:rsidRDefault="00A22D8B" w:rsidP="00A22D8B">
      <w:ins w:id="191" w:author="Joe Hahn" w:date="2022-07-28T09:52:00Z">
        <w:r>
          <w:t xml:space="preserve">         </w:t>
        </w:r>
      </w:ins>
      <w:ins w:id="192" w:author="Joe Hahn" w:date="2022-07-28T09:53:00Z">
        <w:r>
          <w:t xml:space="preserve">   </w:t>
        </w:r>
      </w:ins>
      <w:del w:id="193" w:author="Joe Hahn" w:date="2022-07-28T09:52:00Z">
        <w:r w:rsidR="0077054D" w:rsidDel="00A22D8B">
          <w:delText xml:space="preserve">, </w:delText>
        </w:r>
      </w:del>
      <w:r w:rsidR="004E4A21" w:rsidRPr="004E4A21">
        <w:t>make SETUP=</w:t>
      </w:r>
      <w:proofErr w:type="spellStart"/>
      <w:r w:rsidR="004E4A21" w:rsidRPr="004E4A21">
        <w:t>fargo</w:t>
      </w:r>
      <w:proofErr w:type="spellEnd"/>
      <w:r w:rsidR="004E4A21" w:rsidRPr="004E4A21">
        <w:t xml:space="preserve"> PARALLEL=1 GPU=0</w:t>
      </w:r>
      <w:del w:id="194" w:author="Joe Hahn" w:date="2022-07-28T09:53:00Z">
        <w:r w:rsidR="0077054D" w:rsidDel="00A22D8B">
          <w:delText>.</w:delText>
        </w:r>
      </w:del>
    </w:p>
    <w:p w14:paraId="741A7D43" w14:textId="77777777" w:rsidR="004E4A21" w:rsidRDefault="004E4A21" w:rsidP="004E4A21"/>
    <w:p w14:paraId="04A3977E" w14:textId="1A66DAAF" w:rsidR="00992503" w:rsidRDefault="00EB3448" w:rsidP="00EB3448">
      <w:r>
        <w:t xml:space="preserve">The FARGO3D code comes </w:t>
      </w:r>
      <w:r w:rsidR="00AD2743">
        <w:t xml:space="preserve">with </w:t>
      </w:r>
      <w:r w:rsidR="005D6491">
        <w:t xml:space="preserve">a file containing the </w:t>
      </w:r>
      <w:r w:rsidR="00AD2743">
        <w:t xml:space="preserve">initial conditions for </w:t>
      </w:r>
      <w:r w:rsidR="005D6491">
        <w:t xml:space="preserve">the disk-planet system </w:t>
      </w:r>
      <w:r w:rsidR="00812C6F">
        <w:t>described</w:t>
      </w:r>
      <w:ins w:id="195" w:author="Joe Hahn" w:date="2022-07-28T09:54:00Z">
        <w:r w:rsidR="00A22D8B">
          <w:t xml:space="preserve"> above</w:t>
        </w:r>
      </w:ins>
      <w:r w:rsidR="005D6491">
        <w:t xml:space="preserve">, but to make our HPC simulation more challenging, replace the FARGO3D-provided initial conditions with a modified version that samples the </w:t>
      </w:r>
      <w:r w:rsidR="00812C6F">
        <w:t xml:space="preserve">disk’s </w:t>
      </w:r>
      <w:r w:rsidR="005D6491">
        <w:t xml:space="preserve">CFD grid </w:t>
      </w:r>
      <w:r w:rsidR="00702492">
        <w:t>16</w:t>
      </w:r>
      <w:r w:rsidR="005D6491">
        <w:t xml:space="preserve"> times more finely and extends</w:t>
      </w:r>
      <w:r w:rsidR="00245EC9">
        <w:t xml:space="preserve"> the simulation’s </w:t>
      </w:r>
      <w:r w:rsidR="007E0A3F">
        <w:t xml:space="preserve">timewise </w:t>
      </w:r>
      <w:r w:rsidR="00245EC9">
        <w:t xml:space="preserve">duration by </w:t>
      </w:r>
      <w:ins w:id="196" w:author="Ceridwen Quattrin" w:date="2022-07-25T12:09:00Z">
        <w:r w:rsidR="0077054D">
          <w:t>five times.</w:t>
        </w:r>
      </w:ins>
      <w:r w:rsidR="00812C6F">
        <w:t xml:space="preserve"> </w:t>
      </w:r>
      <w:ins w:id="197" w:author="Ceridwen Quattrin" w:date="2022-07-25T12:09:00Z">
        <w:r w:rsidR="0077054D">
          <w:t>O</w:t>
        </w:r>
      </w:ins>
      <w:r w:rsidR="00812C6F">
        <w:t>verwrit</w:t>
      </w:r>
      <w:ins w:id="198" w:author="Ceridwen Quattrin" w:date="2022-07-25T12:09:00Z">
        <w:r w:rsidR="0077054D">
          <w:t>e</w:t>
        </w:r>
      </w:ins>
      <w:r w:rsidR="00812C6F">
        <w:t xml:space="preserve"> the original </w:t>
      </w:r>
      <w:proofErr w:type="spellStart"/>
      <w:r w:rsidR="00812C6F" w:rsidRPr="00245EC9">
        <w:t>fargo.par</w:t>
      </w:r>
      <w:proofErr w:type="spellEnd"/>
      <w:r w:rsidR="00812C6F">
        <w:t xml:space="preserve"> file with </w:t>
      </w:r>
      <w:ins w:id="199" w:author="Joe Hahn" w:date="2022-07-28T09:54:00Z">
        <w:r w:rsidR="00A22D8B">
          <w:t>the</w:t>
        </w:r>
      </w:ins>
      <w:del w:id="200" w:author="Joe Hahn" w:date="2022-07-28T09:54:00Z">
        <w:r w:rsidR="00077527" w:rsidDel="00A22D8B">
          <w:delText>a</w:delText>
        </w:r>
      </w:del>
      <w:r w:rsidR="00812C6F">
        <w:t xml:space="preserve"> </w:t>
      </w:r>
      <w:ins w:id="201" w:author="Ceridwen Quattrin" w:date="2022-07-25T12:55:00Z">
        <w:r w:rsidR="00087C0D">
          <w:t>modified</w:t>
        </w:r>
      </w:ins>
      <w:r w:rsidR="00812C6F">
        <w:t xml:space="preserve"> </w:t>
      </w:r>
      <w:r w:rsidR="00CB3C79">
        <w:t>version:</w:t>
      </w:r>
    </w:p>
    <w:p w14:paraId="3ED29614" w14:textId="2FD44520" w:rsidR="000845F3" w:rsidRDefault="00702492" w:rsidP="000845F3">
      <w:pPr>
        <w:ind w:left="720"/>
      </w:pPr>
      <w:r w:rsidRPr="00702492">
        <w:t xml:space="preserve">    </w:t>
      </w:r>
      <w:r w:rsidR="007E0A3F" w:rsidRPr="007E0A3F">
        <w:t>cp ../</w:t>
      </w:r>
      <w:proofErr w:type="spellStart"/>
      <w:r w:rsidR="007E0A3F" w:rsidRPr="007E0A3F">
        <w:t>fargo_big.par</w:t>
      </w:r>
      <w:proofErr w:type="spellEnd"/>
      <w:r w:rsidR="007E0A3F" w:rsidRPr="007E0A3F">
        <w:t xml:space="preserve"> setups/</w:t>
      </w:r>
      <w:proofErr w:type="spellStart"/>
      <w:r w:rsidR="007E0A3F" w:rsidRPr="007E0A3F">
        <w:t>fargo</w:t>
      </w:r>
      <w:proofErr w:type="spellEnd"/>
      <w:r w:rsidR="007E0A3F" w:rsidRPr="007E0A3F">
        <w:t>/</w:t>
      </w:r>
      <w:proofErr w:type="spellStart"/>
      <w:r w:rsidR="007E0A3F" w:rsidRPr="007E0A3F">
        <w:t>fargo.par</w:t>
      </w:r>
      <w:proofErr w:type="spellEnd"/>
    </w:p>
    <w:p w14:paraId="3BBC44D1" w14:textId="65C11911" w:rsidR="007E0A3F" w:rsidRDefault="000845F3" w:rsidP="00EB3448">
      <w:r>
        <w:t xml:space="preserve">The </w:t>
      </w:r>
      <w:hyperlink r:id="rId12" w:history="1">
        <w:proofErr w:type="spellStart"/>
        <w:r w:rsidRPr="003540F6">
          <w:rPr>
            <w:rStyle w:val="Hyperlink"/>
          </w:rPr>
          <w:t>slurm</w:t>
        </w:r>
        <w:proofErr w:type="spellEnd"/>
      </w:hyperlink>
      <w:r>
        <w:t xml:space="preserve"> workload manager </w:t>
      </w:r>
      <w:ins w:id="202" w:author="Joe Hahn" w:date="2022-07-28T09:55:00Z">
        <w:r w:rsidR="0096106F">
          <w:t>will be used to execute</w:t>
        </w:r>
      </w:ins>
      <w:ins w:id="203" w:author="Ceridwen Quattrin" w:date="2022-07-25T12:56:00Z">
        <w:del w:id="204" w:author="Joe Hahn" w:date="2022-07-28T09:55:00Z">
          <w:r w:rsidR="00087C0D" w:rsidDel="0096106F">
            <w:delText>runs</w:delText>
          </w:r>
        </w:del>
      </w:ins>
      <w:ins w:id="205" w:author="Ceridwen Quattrin" w:date="2022-07-25T12:10:00Z">
        <w:r w:rsidR="0077054D">
          <w:t xml:space="preserve"> </w:t>
        </w:r>
      </w:ins>
      <w:r>
        <w:t xml:space="preserve">FARGO3D in parallel across the cluster’s </w:t>
      </w:r>
      <w:ins w:id="206" w:author="Ceridwen Quattrin" w:date="2022-07-25T12:11:00Z">
        <w:r w:rsidR="004D40B6">
          <w:t>c</w:t>
        </w:r>
      </w:ins>
      <w:r>
        <w:t>ompute nodes</w:t>
      </w:r>
      <w:ins w:id="207" w:author="Ceridwen Quattrin" w:date="2022-07-25T12:12:00Z">
        <w:r w:rsidR="004D40B6">
          <w:t>.</w:t>
        </w:r>
      </w:ins>
      <w:r>
        <w:t xml:space="preserve"> </w:t>
      </w:r>
      <w:ins w:id="208" w:author="Ceridwen Quattrin" w:date="2022-07-25T12:12:00Z">
        <w:r w:rsidR="004D40B6">
          <w:t>S</w:t>
        </w:r>
      </w:ins>
      <w:r>
        <w:t>o</w:t>
      </w:r>
      <w:ins w:id="209" w:author="Ceridwen Quattrin" w:date="2022-07-25T12:12:00Z">
        <w:del w:id="210" w:author="Joe Hahn" w:date="2022-07-28T11:07:00Z">
          <w:r w:rsidR="004D40B6" w:rsidDel="00BB24C6">
            <w:delText>,</w:delText>
          </w:r>
        </w:del>
      </w:ins>
      <w:r>
        <w:t xml:space="preserve"> </w:t>
      </w:r>
      <w:r w:rsidR="007E0A3F">
        <w:t xml:space="preserve">copy the </w:t>
      </w:r>
      <w:proofErr w:type="spellStart"/>
      <w:r w:rsidR="007E0A3F">
        <w:t>slurm</w:t>
      </w:r>
      <w:proofErr w:type="spellEnd"/>
      <w:r w:rsidR="007E0A3F">
        <w:t xml:space="preserve"> </w:t>
      </w:r>
      <w:ins w:id="211" w:author="Ceridwen Quattrin" w:date="2022-07-25T12:53:00Z">
        <w:r w:rsidR="009848BF">
          <w:t xml:space="preserve">deployment </w:t>
        </w:r>
      </w:ins>
      <w:r w:rsidR="007E0A3F">
        <w:t>scrip</w:t>
      </w:r>
      <w:r w:rsidR="00824022">
        <w:t>t</w:t>
      </w:r>
      <w:r w:rsidR="007E0A3F">
        <w:t xml:space="preserve"> to the working directory</w:t>
      </w:r>
      <w:del w:id="212" w:author="Joe Hahn" w:date="2022-07-28T09:56:00Z">
        <w:r w:rsidDel="0096106F">
          <w:delText>,</w:delText>
        </w:r>
      </w:del>
      <w:r w:rsidR="00824022">
        <w:t xml:space="preserve"> and inspec</w:t>
      </w:r>
      <w:ins w:id="213" w:author="Joe Hahn" w:date="2022-07-28T11:07:00Z">
        <w:r w:rsidR="00BB24C6">
          <w:t>t</w:t>
        </w:r>
      </w:ins>
      <w:del w:id="214" w:author="Joe Hahn" w:date="2022-07-28T11:07:00Z">
        <w:r w:rsidR="00824022" w:rsidDel="00BB24C6">
          <w:delText>t</w:delText>
        </w:r>
      </w:del>
      <w:ins w:id="215" w:author="Ceridwen Quattrin" w:date="2022-07-25T12:12:00Z">
        <w:del w:id="216" w:author="Joe Hahn" w:date="2022-07-28T11:07:00Z">
          <w:r w:rsidR="004D40B6" w:rsidDel="00BB24C6">
            <w:delText xml:space="preserve"> th</w:delText>
          </w:r>
        </w:del>
        <w:del w:id="217" w:author="Joe Hahn" w:date="2022-07-28T09:56:00Z">
          <w:r w:rsidR="004D40B6" w:rsidDel="0096106F">
            <w:delText>e following section</w:delText>
          </w:r>
        </w:del>
        <w:r w:rsidR="004D40B6">
          <w:t>:</w:t>
        </w:r>
      </w:ins>
    </w:p>
    <w:p w14:paraId="26EFAAFE" w14:textId="11880E49" w:rsidR="007E0A3F" w:rsidRDefault="007E0A3F" w:rsidP="007E0A3F">
      <w:pPr>
        <w:ind w:left="720"/>
      </w:pPr>
      <w:r w:rsidRPr="00702492">
        <w:t xml:space="preserve">    </w:t>
      </w:r>
      <w:r>
        <w:t>cp</w:t>
      </w:r>
      <w:proofErr w:type="gramStart"/>
      <w:r>
        <w:t xml:space="preserve"> ..</w:t>
      </w:r>
      <w:proofErr w:type="gramEnd"/>
      <w:r>
        <w:t>/MY_SLURM_JOB .</w:t>
      </w:r>
    </w:p>
    <w:p w14:paraId="0CA4A0E7" w14:textId="243B8188" w:rsidR="00824022" w:rsidRDefault="007E0A3F" w:rsidP="007E0A3F">
      <w:r>
        <w:t xml:space="preserve">    </w:t>
      </w:r>
      <w:r>
        <w:tab/>
        <w:t xml:space="preserve">    cat MY_SLURM_JO</w:t>
      </w:r>
      <w:r w:rsidR="00824022">
        <w:t>B</w:t>
      </w:r>
      <w:r w:rsidR="000845F3">
        <w:br/>
      </w:r>
    </w:p>
    <w:p w14:paraId="64B6337F" w14:textId="0D0EA2BB" w:rsidR="000845F3" w:rsidRDefault="0096106F" w:rsidP="007E0A3F">
      <w:ins w:id="218" w:author="Joe Hahn" w:date="2022-07-28T09:57:00Z">
        <w:r>
          <w:t>which</w:t>
        </w:r>
      </w:ins>
      <w:ins w:id="219" w:author="Ceridwen Quattrin" w:date="2022-07-25T12:12:00Z">
        <w:del w:id="220" w:author="Joe Hahn" w:date="2022-07-28T09:57:00Z">
          <w:r w:rsidR="004D40B6" w:rsidDel="0096106F">
            <w:delText>This inspect</w:delText>
          </w:r>
        </w:del>
      </w:ins>
      <w:ins w:id="221" w:author="Ceridwen Quattrin" w:date="2022-07-25T12:56:00Z">
        <w:del w:id="222" w:author="Joe Hahn" w:date="2022-07-28T09:57:00Z">
          <w:r w:rsidR="00087C0D" w:rsidDel="0096106F">
            <w:delText>io</w:delText>
          </w:r>
        </w:del>
        <w:del w:id="223" w:author="Joe Hahn" w:date="2022-07-28T09:56:00Z">
          <w:r w:rsidR="00087C0D" w:rsidDel="0096106F">
            <w:delText>n</w:delText>
          </w:r>
        </w:del>
      </w:ins>
      <w:ins w:id="224" w:author="Ceridwen Quattrin" w:date="2022-07-25T12:12:00Z">
        <w:r w:rsidR="004D40B6">
          <w:t xml:space="preserve"> </w:t>
        </w:r>
        <w:del w:id="225" w:author="Joe Hahn" w:date="2022-07-28T10:44:00Z">
          <w:r w:rsidR="004D40B6" w:rsidDel="004328DB">
            <w:delText>yields</w:delText>
          </w:r>
        </w:del>
      </w:ins>
      <w:ins w:id="226" w:author="Joe Hahn" w:date="2022-07-28T10:44:00Z">
        <w:r w:rsidR="004328DB">
          <w:t>displays</w:t>
        </w:r>
      </w:ins>
      <w:ins w:id="227" w:author="Ceridwen Quattrin" w:date="2022-07-25T12:12:00Z">
        <w:del w:id="228" w:author="Joe Hahn" w:date="2022-07-28T09:57:00Z">
          <w:r w:rsidR="004D40B6" w:rsidDel="0096106F">
            <w:delText xml:space="preserve"> the following result</w:delText>
          </w:r>
        </w:del>
        <w:r w:rsidR="004D40B6">
          <w:t>:</w:t>
        </w:r>
      </w:ins>
    </w:p>
    <w:p w14:paraId="2F1C54F0" w14:textId="77777777" w:rsidR="00824022" w:rsidRPr="00824022" w:rsidRDefault="00824022" w:rsidP="00824022">
      <w:pPr>
        <w:ind w:left="720"/>
        <w:rPr>
          <w:rFonts w:ascii="Cambria Math" w:hAnsi="Cambria Math"/>
        </w:rPr>
      </w:pPr>
      <w:proofErr w:type="gramStart"/>
      <w:r w:rsidRPr="00824022">
        <w:rPr>
          <w:rFonts w:ascii="Cambria Math" w:hAnsi="Cambria Math"/>
        </w:rPr>
        <w:t>#!/</w:t>
      </w:r>
      <w:proofErr w:type="gramEnd"/>
      <w:r w:rsidRPr="00824022">
        <w:rPr>
          <w:rFonts w:ascii="Cambria Math" w:hAnsi="Cambria Math"/>
        </w:rPr>
        <w:t>bin/bash</w:t>
      </w:r>
    </w:p>
    <w:p w14:paraId="6CF356F9" w14:textId="77777777" w:rsidR="00824022" w:rsidRPr="00824022" w:rsidRDefault="00824022" w:rsidP="00824022">
      <w:pPr>
        <w:ind w:left="720"/>
        <w:rPr>
          <w:rFonts w:ascii="Cambria Math" w:hAnsi="Cambria Math"/>
        </w:rPr>
      </w:pPr>
      <w:r w:rsidRPr="00824022">
        <w:rPr>
          <w:rFonts w:ascii="Cambria Math" w:hAnsi="Cambria Math"/>
        </w:rPr>
        <w:t xml:space="preserve">module load </w:t>
      </w:r>
      <w:proofErr w:type="spellStart"/>
      <w:r w:rsidRPr="00824022">
        <w:rPr>
          <w:rFonts w:ascii="Cambria Math" w:hAnsi="Cambria Math"/>
        </w:rPr>
        <w:t>mpi</w:t>
      </w:r>
      <w:proofErr w:type="spellEnd"/>
      <w:r w:rsidRPr="00824022">
        <w:rPr>
          <w:rFonts w:ascii="Cambria Math" w:hAnsi="Cambria Math"/>
        </w:rPr>
        <w:t>/</w:t>
      </w:r>
      <w:proofErr w:type="spellStart"/>
      <w:r w:rsidRPr="00824022">
        <w:rPr>
          <w:rFonts w:ascii="Cambria Math" w:hAnsi="Cambria Math"/>
        </w:rPr>
        <w:t>openmpi</w:t>
      </w:r>
      <w:proofErr w:type="spellEnd"/>
      <w:r w:rsidRPr="00824022">
        <w:rPr>
          <w:rFonts w:ascii="Cambria Math" w:hAnsi="Cambria Math"/>
        </w:rPr>
        <w:t xml:space="preserve">/openmpi-4.0.3rc4 </w:t>
      </w:r>
    </w:p>
    <w:p w14:paraId="5BE45CA2" w14:textId="4D083B87" w:rsidR="00824022" w:rsidRPr="00824022" w:rsidRDefault="00824022" w:rsidP="00824022">
      <w:pPr>
        <w:ind w:left="720"/>
        <w:rPr>
          <w:rFonts w:ascii="Cambria Math" w:hAnsi="Cambria Math"/>
        </w:rPr>
      </w:pPr>
      <w:r w:rsidRPr="00824022">
        <w:rPr>
          <w:rFonts w:ascii="Cambria Math" w:hAnsi="Cambria Math"/>
        </w:rPr>
        <w:t xml:space="preserve">time </w:t>
      </w:r>
      <w:proofErr w:type="spellStart"/>
      <w:proofErr w:type="gramStart"/>
      <w:r w:rsidRPr="00824022">
        <w:rPr>
          <w:rFonts w:ascii="Cambria Math" w:hAnsi="Cambria Math"/>
        </w:rPr>
        <w:t>mpirun</w:t>
      </w:r>
      <w:proofErr w:type="spellEnd"/>
      <w:r w:rsidRPr="00824022">
        <w:rPr>
          <w:rFonts w:ascii="Cambria Math" w:hAnsi="Cambria Math"/>
        </w:rPr>
        <w:t xml:space="preserve"> .</w:t>
      </w:r>
      <w:proofErr w:type="gramEnd"/>
      <w:r w:rsidRPr="00824022">
        <w:rPr>
          <w:rFonts w:ascii="Cambria Math" w:hAnsi="Cambria Math"/>
        </w:rPr>
        <w:t>/fargo3d -k ./setups/</w:t>
      </w:r>
      <w:proofErr w:type="spellStart"/>
      <w:r w:rsidRPr="00824022">
        <w:rPr>
          <w:rFonts w:ascii="Cambria Math" w:hAnsi="Cambria Math"/>
        </w:rPr>
        <w:t>fargo</w:t>
      </w:r>
      <w:proofErr w:type="spellEnd"/>
      <w:r w:rsidRPr="00824022">
        <w:rPr>
          <w:rFonts w:ascii="Cambria Math" w:hAnsi="Cambria Math"/>
        </w:rPr>
        <w:t>/</w:t>
      </w:r>
      <w:proofErr w:type="spellStart"/>
      <w:r w:rsidRPr="00824022">
        <w:rPr>
          <w:rFonts w:ascii="Cambria Math" w:hAnsi="Cambria Math"/>
        </w:rPr>
        <w:t>fargo.par</w:t>
      </w:r>
      <w:proofErr w:type="spellEnd"/>
    </w:p>
    <w:p w14:paraId="5CD5458F" w14:textId="77777777" w:rsidR="00C94AF3" w:rsidRDefault="00C94AF3" w:rsidP="00824022">
      <w:pPr>
        <w:rPr>
          <w:ins w:id="229" w:author="Joe Hahn" w:date="2022-07-28T10:00:00Z"/>
        </w:rPr>
      </w:pPr>
    </w:p>
    <w:p w14:paraId="4FE08202" w14:textId="334E45B7" w:rsidR="00824022" w:rsidDel="00C94AF3" w:rsidRDefault="00C94AF3" w:rsidP="00824022">
      <w:pPr>
        <w:rPr>
          <w:del w:id="230" w:author="Joe Hahn" w:date="2022-07-28T10:00:00Z"/>
        </w:rPr>
      </w:pPr>
      <w:ins w:id="231" w:author="Joe Hahn" w:date="2022-07-28T10:00:00Z">
        <w:r>
          <w:t>W</w:t>
        </w:r>
      </w:ins>
    </w:p>
    <w:p w14:paraId="64980720" w14:textId="2B95D3B0" w:rsidR="00FA76F9" w:rsidRDefault="00C94AF3" w:rsidP="00824022">
      <w:ins w:id="232" w:author="Joe Hahn" w:date="2022-07-28T09:58:00Z">
        <w:r>
          <w:t>hen th</w:t>
        </w:r>
      </w:ins>
      <w:ins w:id="233" w:author="Joe Hahn" w:date="2022-07-28T10:00:00Z">
        <w:r>
          <w:t>is</w:t>
        </w:r>
      </w:ins>
      <w:ins w:id="234" w:author="Joe Hahn" w:date="2022-07-28T09:58:00Z">
        <w:r>
          <w:t xml:space="preserve"> </w:t>
        </w:r>
      </w:ins>
      <w:ins w:id="235" w:author="Joe Hahn" w:date="2022-07-28T10:00:00Z">
        <w:r>
          <w:t xml:space="preserve">deployment script </w:t>
        </w:r>
      </w:ins>
      <w:ins w:id="236" w:author="Joe Hahn" w:date="2022-07-28T10:44:00Z">
        <w:r w:rsidR="004328DB">
          <w:t xml:space="preserve">is </w:t>
        </w:r>
      </w:ins>
      <w:ins w:id="237" w:author="Joe Hahn" w:date="2022-07-28T09:58:00Z">
        <w:r>
          <w:t>execut</w:t>
        </w:r>
      </w:ins>
      <w:ins w:id="238" w:author="Joe Hahn" w:date="2022-07-28T10:00:00Z">
        <w:r>
          <w:t>e</w:t>
        </w:r>
      </w:ins>
      <w:ins w:id="239" w:author="Joe Hahn" w:date="2022-07-28T10:44:00Z">
        <w:r w:rsidR="004328DB">
          <w:t>d</w:t>
        </w:r>
      </w:ins>
      <w:ins w:id="240" w:author="Ceridwen Quattrin" w:date="2022-07-25T12:12:00Z">
        <w:del w:id="241" w:author="Joe Hahn" w:date="2022-07-28T09:58:00Z">
          <w:r w:rsidR="004D40B6" w:rsidDel="00C94AF3">
            <w:delText>When</w:delText>
          </w:r>
        </w:del>
      </w:ins>
      <w:del w:id="242" w:author="Joe Hahn" w:date="2022-07-28T09:58:00Z">
        <w:r w:rsidR="00FA76F9" w:rsidDel="00C94AF3">
          <w:delText xml:space="preserve"> </w:delText>
        </w:r>
      </w:del>
      <w:ins w:id="243" w:author="Ceridwen Quattrin" w:date="2022-07-25T12:12:00Z">
        <w:del w:id="244" w:author="Joe Hahn" w:date="2022-07-28T09:58:00Z">
          <w:r w:rsidR="004D40B6" w:rsidDel="00C94AF3">
            <w:delText>you call this command</w:delText>
          </w:r>
        </w:del>
      </w:ins>
      <w:r w:rsidR="00FA76F9">
        <w:t xml:space="preserve">, </w:t>
      </w:r>
      <w:ins w:id="245" w:author="Joe Hahn" w:date="2022-07-28T10:00:00Z">
        <w:r>
          <w:t>it</w:t>
        </w:r>
      </w:ins>
      <w:del w:id="246" w:author="Joe Hahn" w:date="2022-07-28T10:00:00Z">
        <w:r w:rsidR="00FA76F9" w:rsidDel="00C94AF3">
          <w:delText>it</w:delText>
        </w:r>
      </w:del>
      <w:r w:rsidR="00FA76F9">
        <w:t xml:space="preserve"> </w:t>
      </w:r>
      <w:ins w:id="247" w:author="Joe Hahn" w:date="2022-07-28T11:14:00Z">
        <w:r w:rsidR="00BB24C6">
          <w:t xml:space="preserve">will </w:t>
        </w:r>
      </w:ins>
      <w:r w:rsidR="00FA76F9">
        <w:t>first load</w:t>
      </w:r>
      <w:ins w:id="248" w:author="Ceridwen Quattrin" w:date="2022-07-25T12:12:00Z">
        <w:del w:id="249" w:author="Joe Hahn" w:date="2022-07-28T11:14:00Z">
          <w:r w:rsidR="004D40B6" w:rsidDel="00BB24C6">
            <w:delText>s</w:delText>
          </w:r>
        </w:del>
      </w:ins>
      <w:r w:rsidR="00FA76F9">
        <w:t xml:space="preserve"> </w:t>
      </w:r>
      <w:del w:id="250" w:author="Joe Hahn" w:date="2022-07-28T11:16:00Z">
        <w:r w:rsidR="00FA76F9" w:rsidDel="00BB24C6">
          <w:delText xml:space="preserve">the </w:delText>
        </w:r>
      </w:del>
      <w:ins w:id="251" w:author="Joe Hahn" w:date="2022-07-28T11:16:00Z">
        <w:r w:rsidR="00BB24C6">
          <w:t xml:space="preserve">an </w:t>
        </w:r>
      </w:ins>
      <w:proofErr w:type="spellStart"/>
      <w:r w:rsidR="00FA76F9">
        <w:t>openmpi</w:t>
      </w:r>
      <w:proofErr w:type="spellEnd"/>
      <w:r w:rsidR="00FA76F9">
        <w:t xml:space="preserve"> module</w:t>
      </w:r>
      <w:ins w:id="252" w:author="Joe Hahn" w:date="2022-07-28T11:09:00Z">
        <w:r w:rsidR="00BB24C6">
          <w:t xml:space="preserve"> </w:t>
        </w:r>
      </w:ins>
      <w:ins w:id="253" w:author="Joe Hahn" w:date="2022-07-28T11:15:00Z">
        <w:r w:rsidR="00BB24C6">
          <w:t>t</w:t>
        </w:r>
      </w:ins>
      <w:ins w:id="254" w:author="Joe Hahn" w:date="2022-07-28T11:17:00Z">
        <w:r w:rsidR="005A1194">
          <w:t>o</w:t>
        </w:r>
      </w:ins>
      <w:ins w:id="255" w:author="Joe Hahn" w:date="2022-07-28T11:14:00Z">
        <w:r w:rsidR="00BB24C6">
          <w:t xml:space="preserve"> use</w:t>
        </w:r>
      </w:ins>
      <w:ins w:id="256" w:author="Joe Hahn" w:date="2022-07-28T11:10:00Z">
        <w:r w:rsidR="00BB24C6">
          <w:t xml:space="preserve"> the Message Passing Interface (MPI) library </w:t>
        </w:r>
      </w:ins>
      <w:ins w:id="257" w:author="Joe Hahn" w:date="2022-07-28T11:17:00Z">
        <w:r w:rsidR="005A1194">
          <w:t>that will</w:t>
        </w:r>
      </w:ins>
      <w:ins w:id="258" w:author="Joe Hahn" w:date="2022-07-28T11:11:00Z">
        <w:r w:rsidR="00BB24C6">
          <w:t xml:space="preserve"> execut</w:t>
        </w:r>
      </w:ins>
      <w:ins w:id="259" w:author="Joe Hahn" w:date="2022-07-28T11:16:00Z">
        <w:r w:rsidR="00BB24C6">
          <w:t>e</w:t>
        </w:r>
      </w:ins>
      <w:ins w:id="260" w:author="Joe Hahn" w:date="2022-07-28T11:13:00Z">
        <w:r w:rsidR="00BB24C6">
          <w:t xml:space="preserve"> </w:t>
        </w:r>
      </w:ins>
      <w:ins w:id="261" w:author="Joe Hahn" w:date="2022-07-28T11:15:00Z">
        <w:r w:rsidR="00BB24C6">
          <w:t xml:space="preserve">FARGO3D’s </w:t>
        </w:r>
      </w:ins>
      <w:ins w:id="262" w:author="Joe Hahn" w:date="2022-07-28T11:17:00Z">
        <w:r w:rsidR="005A1194">
          <w:t>various</w:t>
        </w:r>
      </w:ins>
      <w:ins w:id="263" w:author="Joe Hahn" w:date="2022-07-28T11:15:00Z">
        <w:r w:rsidR="00BB24C6">
          <w:t xml:space="preserve"> </w:t>
        </w:r>
      </w:ins>
      <w:ins w:id="264" w:author="Joe Hahn" w:date="2022-07-28T11:13:00Z">
        <w:r w:rsidR="00BB24C6">
          <w:t>code</w:t>
        </w:r>
      </w:ins>
      <w:ins w:id="265" w:author="Joe Hahn" w:date="2022-07-28T11:14:00Z">
        <w:r w:rsidR="00BB24C6">
          <w:t xml:space="preserve"> tasks</w:t>
        </w:r>
      </w:ins>
      <w:ins w:id="266" w:author="Joe Hahn" w:date="2022-07-28T11:16:00Z">
        <w:r w:rsidR="00BB24C6">
          <w:t xml:space="preserve"> in parallel</w:t>
        </w:r>
      </w:ins>
      <w:ins w:id="267" w:author="Joe Hahn" w:date="2022-07-28T11:12:00Z">
        <w:r w:rsidR="00BB24C6">
          <w:t>. The above script</w:t>
        </w:r>
      </w:ins>
      <w:del w:id="268" w:author="Joe Hahn" w:date="2022-07-28T11:12:00Z">
        <w:r w:rsidR="00FA76F9" w:rsidDel="00BB24C6">
          <w:delText xml:space="preserve"> and</w:delText>
        </w:r>
      </w:del>
      <w:r w:rsidR="00FA76F9">
        <w:t xml:space="preserve"> then tells </w:t>
      </w:r>
      <w:proofErr w:type="spellStart"/>
      <w:r w:rsidR="00FA76F9">
        <w:t>mpirun</w:t>
      </w:r>
      <w:proofErr w:type="spellEnd"/>
      <w:r w:rsidR="00FA76F9">
        <w:t xml:space="preserve"> to </w:t>
      </w:r>
      <w:ins w:id="269" w:author="Joe Hahn" w:date="2022-07-28T11:18:00Z">
        <w:r w:rsidR="005A1194">
          <w:t>run</w:t>
        </w:r>
      </w:ins>
      <w:ins w:id="270" w:author="Ceridwen Quattrin" w:date="2022-07-25T12:12:00Z">
        <w:del w:id="271" w:author="Joe Hahn" w:date="2022-07-28T10:01:00Z">
          <w:r w:rsidR="004D40B6" w:rsidDel="00C94AF3">
            <w:delText>run</w:delText>
          </w:r>
        </w:del>
        <w:r w:rsidR="004D40B6">
          <w:t xml:space="preserve"> </w:t>
        </w:r>
      </w:ins>
      <w:ins w:id="272" w:author="Ceridwen Quattrin" w:date="2022-07-25T12:13:00Z">
        <w:r w:rsidR="004D40B6">
          <w:t xml:space="preserve">FARGO3D </w:t>
        </w:r>
      </w:ins>
      <w:r w:rsidR="00FA76F9">
        <w:t xml:space="preserve">in parallel using the </w:t>
      </w:r>
      <w:ins w:id="273" w:author="Joe Hahn" w:date="2022-07-28T11:18:00Z">
        <w:r w:rsidR="005A1194">
          <w:t>now</w:t>
        </w:r>
      </w:ins>
      <w:ins w:id="274" w:author="Joe Hahn" w:date="2022-07-28T11:12:00Z">
        <w:r w:rsidR="00BB24C6">
          <w:t>-</w:t>
        </w:r>
      </w:ins>
      <w:r w:rsidR="00FA76F9">
        <w:t>modified initial conditions</w:t>
      </w:r>
      <w:ins w:id="275" w:author="Joe Hahn" w:date="2022-07-28T09:59:00Z">
        <w:r>
          <w:t>, with</w:t>
        </w:r>
      </w:ins>
      <w:del w:id="276" w:author="Joe Hahn" w:date="2022-07-28T09:59:00Z">
        <w:r w:rsidR="00FA76F9" w:rsidDel="00C94AF3">
          <w:delText xml:space="preserve"> with</w:delText>
        </w:r>
      </w:del>
      <w:r w:rsidR="00FA76F9">
        <w:t xml:space="preserve"> </w:t>
      </w:r>
      <w:ins w:id="277" w:author="Ceridwen Quattrin" w:date="2022-07-25T12:13:00Z">
        <w:r w:rsidR="004D40B6">
          <w:t>th</w:t>
        </w:r>
      </w:ins>
      <w:ins w:id="278" w:author="Joe Hahn" w:date="2022-07-28T11:17:00Z">
        <w:r w:rsidR="00BB24C6">
          <w:t>is</w:t>
        </w:r>
      </w:ins>
      <w:ins w:id="279" w:author="Ceridwen Quattrin" w:date="2022-07-25T12:13:00Z">
        <w:del w:id="280" w:author="Joe Hahn" w:date="2022-07-28T11:17:00Z">
          <w:r w:rsidR="004D40B6" w:rsidDel="00BB24C6">
            <w:delText>e</w:delText>
          </w:r>
        </w:del>
        <w:r w:rsidR="004D40B6">
          <w:t xml:space="preserve"> </w:t>
        </w:r>
      </w:ins>
      <w:ins w:id="281" w:author="Joe Hahn" w:date="2022-07-28T09:59:00Z">
        <w:r>
          <w:t xml:space="preserve">job’s </w:t>
        </w:r>
      </w:ins>
      <w:ins w:id="282" w:author="Joe Hahn" w:date="2022-07-28T11:17:00Z">
        <w:r w:rsidR="00BB24C6">
          <w:t>runtime</w:t>
        </w:r>
      </w:ins>
      <w:ins w:id="283" w:author="Ceridwen Quattrin" w:date="2022-07-25T12:13:00Z">
        <w:del w:id="284" w:author="Joe Hahn" w:date="2022-07-28T09:59:00Z">
          <w:r w:rsidR="004D40B6" w:rsidDel="00C94AF3">
            <w:delText>run</w:delText>
          </w:r>
        </w:del>
        <w:del w:id="285" w:author="Joe Hahn" w:date="2022-07-28T11:17:00Z">
          <w:r w:rsidR="004D40B6" w:rsidDel="00BB24C6">
            <w:delText xml:space="preserve"> </w:delText>
          </w:r>
        </w:del>
      </w:ins>
      <w:del w:id="286" w:author="Joe Hahn" w:date="2022-07-28T11:17:00Z">
        <w:r w:rsidR="00FA76F9" w:rsidDel="00BB24C6">
          <w:delText>time</w:delText>
        </w:r>
      </w:del>
      <w:r w:rsidR="00FA76F9">
        <w:t xml:space="preserve"> also </w:t>
      </w:r>
      <w:ins w:id="287" w:author="Joe Hahn" w:date="2022-07-28T11:12:00Z">
        <w:r w:rsidR="00BB24C6">
          <w:t>being</w:t>
        </w:r>
      </w:ins>
      <w:ins w:id="288" w:author="Joe Hahn" w:date="2022-07-28T09:59:00Z">
        <w:r>
          <w:t xml:space="preserve"> </w:t>
        </w:r>
      </w:ins>
      <w:r w:rsidR="00FA76F9">
        <w:t>tracked.</w:t>
      </w:r>
    </w:p>
    <w:p w14:paraId="0CCA7151" w14:textId="77777777" w:rsidR="00964CDA" w:rsidRDefault="00964CDA" w:rsidP="003470F6"/>
    <w:p w14:paraId="4EAACEB9" w14:textId="3381A345" w:rsidR="00964CDA" w:rsidRPr="00964CDA" w:rsidRDefault="00C94AF3" w:rsidP="00CF31CC">
      <w:pPr>
        <w:pStyle w:val="Heading2"/>
      </w:pPr>
      <w:ins w:id="289" w:author="Joe Hahn" w:date="2022-07-28T10:01:00Z">
        <w:r>
          <w:t>Execute</w:t>
        </w:r>
      </w:ins>
      <w:ins w:id="290" w:author="Ceridwen Quattrin" w:date="2022-07-25T12:13:00Z">
        <w:del w:id="291" w:author="Joe Hahn" w:date="2022-07-28T10:01:00Z">
          <w:r w:rsidR="004D40B6" w:rsidDel="00C94AF3">
            <w:delText>Run</w:delText>
          </w:r>
        </w:del>
        <w:r w:rsidR="004D40B6">
          <w:t xml:space="preserve"> the</w:t>
        </w:r>
        <w:r w:rsidR="004D40B6" w:rsidRPr="00964CDA">
          <w:t xml:space="preserve"> </w:t>
        </w:r>
      </w:ins>
      <w:proofErr w:type="spellStart"/>
      <w:r w:rsidR="00964CDA" w:rsidRPr="00964CDA">
        <w:t>slurm</w:t>
      </w:r>
      <w:proofErr w:type="spellEnd"/>
      <w:r w:rsidR="00964CDA" w:rsidRPr="00964CDA">
        <w:t xml:space="preserve"> job</w:t>
      </w:r>
    </w:p>
    <w:p w14:paraId="33913D9A" w14:textId="250691D5" w:rsidR="000845F3" w:rsidRDefault="006D3FF4" w:rsidP="003470F6">
      <w:r>
        <w:t xml:space="preserve">This experiment’s FARGO3D job is submitted to </w:t>
      </w:r>
      <w:proofErr w:type="spellStart"/>
      <w:r>
        <w:t>slurm</w:t>
      </w:r>
      <w:proofErr w:type="spellEnd"/>
      <w:r w:rsidR="000845F3">
        <w:t xml:space="preserve"> </w:t>
      </w:r>
      <w:ins w:id="292" w:author="Joe Hahn" w:date="2022-07-28T10:02:00Z">
        <w:r w:rsidR="00CF31CC">
          <w:t>via</w:t>
        </w:r>
      </w:ins>
      <w:ins w:id="293" w:author="Ceridwen Quattrin" w:date="2022-07-25T12:14:00Z">
        <w:del w:id="294" w:author="Joe Hahn" w:date="2022-07-28T10:02:00Z">
          <w:r w:rsidR="004D40B6" w:rsidDel="00CF31CC">
            <w:delText>with</w:delText>
          </w:r>
        </w:del>
        <w:r w:rsidR="004D40B6">
          <w:t xml:space="preserve"> the following command:</w:t>
        </w:r>
      </w:ins>
    </w:p>
    <w:p w14:paraId="3F579A6C" w14:textId="77777777" w:rsidR="000845F3" w:rsidRDefault="000845F3" w:rsidP="000845F3">
      <w:pPr>
        <w:ind w:firstLine="720"/>
      </w:pPr>
      <w:proofErr w:type="spellStart"/>
      <w:r w:rsidRPr="000845F3">
        <w:t>sbatch</w:t>
      </w:r>
      <w:proofErr w:type="spellEnd"/>
      <w:r w:rsidRPr="000845F3">
        <w:t xml:space="preserve"> --</w:t>
      </w:r>
      <w:proofErr w:type="gramStart"/>
      <w:r w:rsidRPr="000845F3">
        <w:t>job-name</w:t>
      </w:r>
      <w:proofErr w:type="gramEnd"/>
      <w:r w:rsidRPr="000845F3">
        <w:t>=fargo3d --nodes=2 --</w:t>
      </w:r>
      <w:proofErr w:type="spellStart"/>
      <w:r w:rsidRPr="000845F3">
        <w:t>ntasks</w:t>
      </w:r>
      <w:proofErr w:type="spellEnd"/>
      <w:r w:rsidRPr="000845F3">
        <w:t>-per-node=32 --</w:t>
      </w:r>
      <w:proofErr w:type="spellStart"/>
      <w:r w:rsidRPr="000845F3">
        <w:t>cpus</w:t>
      </w:r>
      <w:proofErr w:type="spellEnd"/>
      <w:r w:rsidRPr="000845F3">
        <w:t>-per-task=1</w:t>
      </w:r>
      <w:r>
        <w:t xml:space="preserve"> \</w:t>
      </w:r>
    </w:p>
    <w:p w14:paraId="07218711" w14:textId="0556098A" w:rsidR="000845F3" w:rsidRDefault="000845F3" w:rsidP="000845F3">
      <w:pPr>
        <w:ind w:firstLine="720"/>
      </w:pPr>
      <w:r>
        <w:t xml:space="preserve">    </w:t>
      </w:r>
      <w:r w:rsidRPr="000845F3">
        <w:t>--exclusive MY_SLURM_JOB</w:t>
      </w:r>
    </w:p>
    <w:p w14:paraId="14CCE4B9" w14:textId="7BA81B91" w:rsidR="000567F1" w:rsidRDefault="00CF31CC" w:rsidP="003470F6">
      <w:ins w:id="295" w:author="Joe Hahn" w:date="2022-07-28T10:02:00Z">
        <w:r>
          <w:t>which</w:t>
        </w:r>
      </w:ins>
      <w:ins w:id="296" w:author="Ceridwen Quattrin" w:date="2022-07-25T12:14:00Z">
        <w:del w:id="297" w:author="Joe Hahn" w:date="2022-07-28T10:02:00Z">
          <w:r w:rsidR="004D40B6" w:rsidDel="00CF31CC">
            <w:delText>This code</w:delText>
          </w:r>
        </w:del>
        <w:r w:rsidR="004D40B6">
          <w:t xml:space="preserve"> </w:t>
        </w:r>
      </w:ins>
      <w:r w:rsidR="006D3FF4">
        <w:t>tells</w:t>
      </w:r>
      <w:r w:rsidR="0017685E">
        <w:t xml:space="preserve"> </w:t>
      </w:r>
      <w:proofErr w:type="spellStart"/>
      <w:r w:rsidR="0017685E">
        <w:t>slurm</w:t>
      </w:r>
      <w:proofErr w:type="spellEnd"/>
      <w:r w:rsidR="0017685E">
        <w:t xml:space="preserve"> to </w:t>
      </w:r>
      <w:ins w:id="298" w:author="Ceridwen Quattrin" w:date="2022-07-25T12:14:00Z">
        <w:del w:id="299" w:author="Joe Hahn" w:date="2022-07-28T10:03:00Z">
          <w:r w:rsidR="004D40B6" w:rsidDel="00CF31CC">
            <w:delText>run</w:delText>
          </w:r>
        </w:del>
      </w:ins>
      <w:ins w:id="300" w:author="Joe Hahn" w:date="2022-07-28T10:03:00Z">
        <w:r>
          <w:t>execute</w:t>
        </w:r>
      </w:ins>
      <w:ins w:id="301" w:author="Ceridwen Quattrin" w:date="2022-07-25T12:14:00Z">
        <w:r w:rsidR="004D40B6">
          <w:t xml:space="preserve"> </w:t>
        </w:r>
      </w:ins>
      <w:r w:rsidR="006D3FF4">
        <w:t xml:space="preserve">32 parallel tasks on </w:t>
      </w:r>
      <w:del w:id="302" w:author="Joe Hahn" w:date="2022-07-28T11:18:00Z">
        <w:r w:rsidR="0017685E" w:rsidDel="005A1194">
          <w:delText xml:space="preserve">both </w:delText>
        </w:r>
      </w:del>
      <w:ins w:id="303" w:author="Joe Hahn" w:date="2022-07-28T11:18:00Z">
        <w:r w:rsidR="005A1194">
          <w:t xml:space="preserve">each </w:t>
        </w:r>
      </w:ins>
      <w:r w:rsidR="006D3FF4">
        <w:t xml:space="preserve">of this cluster’s </w:t>
      </w:r>
      <w:r w:rsidR="005F76A2">
        <w:t>compute nodes,</w:t>
      </w:r>
      <w:r w:rsidR="00B85CA6">
        <w:t xml:space="preserve"> </w:t>
      </w:r>
      <w:r w:rsidR="006D3FF4">
        <w:t>with</w:t>
      </w:r>
      <w:r w:rsidR="00B85CA6">
        <w:t xml:space="preserve"> </w:t>
      </w:r>
      <w:r w:rsidR="003E5ADC">
        <w:t>one</w:t>
      </w:r>
      <w:r w:rsidR="00B85CA6">
        <w:t xml:space="preserve"> </w:t>
      </w:r>
      <w:ins w:id="304" w:author="Ceridwen Quattrin" w:date="2022-07-25T12:14:00Z">
        <w:r w:rsidR="004D40B6">
          <w:t xml:space="preserve">CPU </w:t>
        </w:r>
      </w:ins>
      <w:r w:rsidR="006D3FF4">
        <w:t>dedicated</w:t>
      </w:r>
      <w:r w:rsidR="00B85CA6">
        <w:t xml:space="preserve"> to each task</w:t>
      </w:r>
      <w:r w:rsidR="006E3459">
        <w:t>. T</w:t>
      </w:r>
      <w:r w:rsidR="006D3FF4">
        <w:t xml:space="preserve">his </w:t>
      </w:r>
      <w:proofErr w:type="spellStart"/>
      <w:r w:rsidR="006D3FF4">
        <w:t>slurm</w:t>
      </w:r>
      <w:proofErr w:type="spellEnd"/>
      <w:r w:rsidR="006D3FF4">
        <w:t xml:space="preserve"> job</w:t>
      </w:r>
      <w:r w:rsidR="00B23A91">
        <w:t xml:space="preserve"> complet</w:t>
      </w:r>
      <w:r w:rsidR="00585442">
        <w:t>es</w:t>
      </w:r>
      <w:r w:rsidR="00B23A91">
        <w:t xml:space="preserve"> in </w:t>
      </w:r>
      <w:r w:rsidR="00BC3E95">
        <w:t>30</w:t>
      </w:r>
      <w:r w:rsidR="00B23A91">
        <w:t xml:space="preserve"> minutes on this small HPC cluster</w:t>
      </w:r>
      <w:ins w:id="305" w:author="Joe Hahn" w:date="2022-07-28T10:03:00Z">
        <w:r>
          <w:t>,</w:t>
        </w:r>
      </w:ins>
      <w:ins w:id="306" w:author="Ceridwen Quattrin" w:date="2022-07-25T12:14:00Z">
        <w:del w:id="307" w:author="Joe Hahn" w:date="2022-07-28T10:03:00Z">
          <w:r w:rsidR="004D40B6" w:rsidDel="00CF31CC">
            <w:delText>.</w:delText>
          </w:r>
        </w:del>
        <w:r w:rsidR="004D40B6">
          <w:t xml:space="preserve"> </w:t>
        </w:r>
      </w:ins>
      <w:ins w:id="308" w:author="Joe Hahn" w:date="2022-07-28T10:03:00Z">
        <w:r>
          <w:t>and i</w:t>
        </w:r>
      </w:ins>
      <w:ins w:id="309" w:author="Ceridwen Quattrin" w:date="2022-07-25T12:56:00Z">
        <w:del w:id="310" w:author="Joe Hahn" w:date="2022-07-28T10:03:00Z">
          <w:r w:rsidR="00087C0D" w:rsidDel="00CF31CC">
            <w:delText>I</w:delText>
          </w:r>
        </w:del>
        <w:r w:rsidR="00087C0D">
          <w:t>nspecti</w:t>
        </w:r>
      </w:ins>
      <w:ins w:id="311" w:author="Joe Hahn" w:date="2022-07-28T10:03:00Z">
        <w:r>
          <w:t>on</w:t>
        </w:r>
      </w:ins>
      <w:ins w:id="312" w:author="Ceridwen Quattrin" w:date="2022-07-25T12:56:00Z">
        <w:del w:id="313" w:author="Joe Hahn" w:date="2022-07-28T10:03:00Z">
          <w:r w:rsidR="00087C0D" w:rsidDel="00CF31CC">
            <w:delText>ng</w:delText>
          </w:r>
        </w:del>
      </w:ins>
      <w:r w:rsidR="00BC3E95">
        <w:t xml:space="preserve"> of</w:t>
      </w:r>
      <w:r w:rsidR="000567F1">
        <w:t xml:space="preserve"> </w:t>
      </w:r>
      <w:hyperlink r:id="rId13" w:history="1">
        <w:r w:rsidR="00BC3E95">
          <w:rPr>
            <w:rStyle w:val="Hyperlink"/>
          </w:rPr>
          <w:t>OCI</w:t>
        </w:r>
        <w:r w:rsidR="00922DE1">
          <w:rPr>
            <w:rStyle w:val="Hyperlink"/>
          </w:rPr>
          <w:t>’s</w:t>
        </w:r>
        <w:r w:rsidR="00BC3E95">
          <w:rPr>
            <w:rStyle w:val="Hyperlink"/>
          </w:rPr>
          <w:t xml:space="preserve"> cloud-compute cost</w:t>
        </w:r>
      </w:hyperlink>
      <w:r w:rsidR="00922DE1">
        <w:t xml:space="preserve"> tells us</w:t>
      </w:r>
      <w:r w:rsidR="00BC3E95">
        <w:t xml:space="preserve"> that this 30-minute-long HPC experiment accrue</w:t>
      </w:r>
      <w:r w:rsidR="00194D24">
        <w:t>d</w:t>
      </w:r>
      <w:r w:rsidR="00BC3E95">
        <w:t xml:space="preserve"> a $2.80 cloud </w:t>
      </w:r>
      <w:r w:rsidR="004A1416">
        <w:t>bill</w:t>
      </w:r>
      <w:r w:rsidR="00BC3E95">
        <w:t xml:space="preserve">. </w:t>
      </w:r>
    </w:p>
    <w:p w14:paraId="2F72DB57" w14:textId="77777777" w:rsidR="000567F1" w:rsidRDefault="000567F1" w:rsidP="003470F6"/>
    <w:p w14:paraId="6EFAFF6D" w14:textId="0067126C" w:rsidR="00B23A91" w:rsidRDefault="000567F1" w:rsidP="003470F6">
      <w:r>
        <w:t>Next,</w:t>
      </w:r>
      <w:r w:rsidR="00BC3E95">
        <w:t xml:space="preserve"> check how </w:t>
      </w:r>
      <w:ins w:id="314" w:author="Ceridwen Quattrin" w:date="2022-07-25T12:14:00Z">
        <w:del w:id="315" w:author="Joe Hahn" w:date="2022-07-28T10:04:00Z">
          <w:r w:rsidR="004D40B6" w:rsidDel="00A55FB5">
            <w:delText>run</w:delText>
          </w:r>
        </w:del>
      </w:ins>
      <w:ins w:id="316" w:author="Joe Hahn" w:date="2022-07-28T10:04:00Z">
        <w:r w:rsidR="00A55FB5">
          <w:t>execution</w:t>
        </w:r>
      </w:ins>
      <w:ins w:id="317" w:author="Ceridwen Quattrin" w:date="2022-07-25T12:14:00Z">
        <w:r w:rsidR="004D40B6">
          <w:t xml:space="preserve"> </w:t>
        </w:r>
      </w:ins>
      <w:r w:rsidR="00BC3E95">
        <w:t xml:space="preserve">times and compute costs scale by rerunning this </w:t>
      </w:r>
      <w:ins w:id="318" w:author="Ceridwen Quattrin" w:date="2022-07-25T12:14:00Z">
        <w:r w:rsidR="004D40B6">
          <w:t xml:space="preserve">example </w:t>
        </w:r>
      </w:ins>
      <w:r w:rsidR="00BC3E95">
        <w:t>with</w:t>
      </w:r>
      <w:r w:rsidR="00B23A91">
        <w:t xml:space="preserve"> </w:t>
      </w:r>
      <w:r w:rsidR="00585442">
        <w:br/>
      </w:r>
      <w:r w:rsidR="00585442" w:rsidRPr="000845F3">
        <w:t>--nodes=</w:t>
      </w:r>
      <w:r w:rsidR="00585442">
        <w:t xml:space="preserve">1 and </w:t>
      </w:r>
      <w:r w:rsidR="00585442" w:rsidRPr="000845F3">
        <w:t>--</w:t>
      </w:r>
      <w:proofErr w:type="spellStart"/>
      <w:r w:rsidR="00585442" w:rsidRPr="000845F3">
        <w:t>ntasks</w:t>
      </w:r>
      <w:proofErr w:type="spellEnd"/>
      <w:r w:rsidR="00585442" w:rsidRPr="000845F3">
        <w:t>-per-node=</w:t>
      </w:r>
      <w:r w:rsidR="00585442">
        <w:t>1</w:t>
      </w:r>
      <w:r w:rsidR="00BC3E95">
        <w:t xml:space="preserve">, which </w:t>
      </w:r>
      <w:r w:rsidR="00194D24">
        <w:t>instructs</w:t>
      </w:r>
      <w:r w:rsidR="00BC3E95">
        <w:t xml:space="preserve"> </w:t>
      </w:r>
      <w:proofErr w:type="spellStart"/>
      <w:r w:rsidR="00BC3E95">
        <w:t>slurm</w:t>
      </w:r>
      <w:proofErr w:type="spellEnd"/>
      <w:r w:rsidR="00BC3E95">
        <w:t xml:space="preserve"> to </w:t>
      </w:r>
      <w:ins w:id="319" w:author="Ceridwen Quattrin" w:date="2022-07-25T12:15:00Z">
        <w:r w:rsidR="004D40B6">
          <w:t xml:space="preserve">run </w:t>
        </w:r>
      </w:ins>
      <w:r w:rsidR="00BC3E95">
        <w:t xml:space="preserve">this job using only 1 </w:t>
      </w:r>
      <w:ins w:id="320" w:author="Ceridwen Quattrin" w:date="2022-07-25T12:15:00Z">
        <w:r w:rsidR="004D40B6">
          <w:t xml:space="preserve">CPU </w:t>
        </w:r>
      </w:ins>
      <w:r w:rsidR="00BC3E95">
        <w:t>on a single</w:t>
      </w:r>
      <w:r w:rsidR="00173659">
        <w:t xml:space="preserve"> comp</w:t>
      </w:r>
      <w:r w:rsidR="00BC3E95">
        <w:t>ute node</w:t>
      </w:r>
      <w:r w:rsidR="006E3459">
        <w:t>. Th</w:t>
      </w:r>
      <w:ins w:id="321" w:author="Joe Hahn" w:date="2022-07-28T10:04:00Z">
        <w:r w:rsidR="00A55FB5">
          <w:t>at</w:t>
        </w:r>
      </w:ins>
      <w:del w:id="322" w:author="Joe Hahn" w:date="2022-07-28T10:04:00Z">
        <w:r w:rsidR="006E3459" w:rsidDel="00A55FB5">
          <w:delText>is</w:delText>
        </w:r>
      </w:del>
      <w:r w:rsidR="006E3459">
        <w:t xml:space="preserve"> </w:t>
      </w:r>
      <w:r w:rsidR="00BC3E95">
        <w:t xml:space="preserve">single-threaded FARGO3D job completes in </w:t>
      </w:r>
      <w:r w:rsidR="00585442">
        <w:t>19</w:t>
      </w:r>
      <w:r w:rsidR="00BC3E95">
        <w:t xml:space="preserve"> hours, which </w:t>
      </w:r>
      <w:ins w:id="323" w:author="Joe Hahn" w:date="2022-07-28T10:05:00Z">
        <w:r w:rsidR="00A55FB5">
          <w:t xml:space="preserve">would </w:t>
        </w:r>
      </w:ins>
      <w:r w:rsidR="00BC3E95">
        <w:t>cost $</w:t>
      </w:r>
      <w:r w:rsidR="00156129">
        <w:t>3.05</w:t>
      </w:r>
      <w:ins w:id="324" w:author="Ceridwen Quattrin" w:date="2022-07-25T12:44:00Z">
        <w:r w:rsidR="00694600">
          <w:t xml:space="preserve"> </w:t>
        </w:r>
      </w:ins>
      <w:r w:rsidR="00156129">
        <w:t xml:space="preserve">had the </w:t>
      </w:r>
      <w:ins w:id="325" w:author="Ceridwen Quattrin" w:date="2022-07-25T12:15:00Z">
        <w:r w:rsidR="004D40B6">
          <w:t xml:space="preserve">run </w:t>
        </w:r>
      </w:ins>
      <w:r w:rsidR="001B5E74">
        <w:t xml:space="preserve">instead </w:t>
      </w:r>
      <w:proofErr w:type="spellStart"/>
      <w:r w:rsidR="00156129">
        <w:t>occur</w:t>
      </w:r>
      <w:ins w:id="326" w:author="Joe Hahn" w:date="2022-07-28T10:05:00Z">
        <w:r w:rsidR="00A55FB5">
          <w:t>ed</w:t>
        </w:r>
      </w:ins>
      <w:proofErr w:type="spellEnd"/>
      <w:r w:rsidR="00156129">
        <w:t xml:space="preserve"> on </w:t>
      </w:r>
      <w:r w:rsidR="006E3459">
        <w:t xml:space="preserve">a typical </w:t>
      </w:r>
      <w:r w:rsidR="001B5E74">
        <w:t xml:space="preserve">OCI instance of shape </w:t>
      </w:r>
      <w:proofErr w:type="gramStart"/>
      <w:r w:rsidR="00156129" w:rsidRPr="00156129">
        <w:t>VM.Standard</w:t>
      </w:r>
      <w:proofErr w:type="gramEnd"/>
      <w:r w:rsidR="00156129" w:rsidRPr="00156129">
        <w:t>2.4</w:t>
      </w:r>
      <w:r w:rsidR="00BC3E95">
        <w:t xml:space="preserve">. </w:t>
      </w:r>
      <w:ins w:id="327" w:author="Ceridwen Quattrin" w:date="2022-07-25T12:15:00Z">
        <w:r w:rsidR="004D40B6">
          <w:t>If</w:t>
        </w:r>
      </w:ins>
      <w:r w:rsidR="00194D24">
        <w:t xml:space="preserve"> lengthy </w:t>
      </w:r>
      <w:ins w:id="328" w:author="Ceridwen Quattrin" w:date="2022-07-25T12:58:00Z">
        <w:r w:rsidR="00087C0D">
          <w:t xml:space="preserve">run </w:t>
        </w:r>
      </w:ins>
      <w:r w:rsidR="00194D24">
        <w:t xml:space="preserve">times are impacting your </w:t>
      </w:r>
      <w:r w:rsidR="0050055A">
        <w:t xml:space="preserve">project’s </w:t>
      </w:r>
      <w:r w:rsidR="00194D24">
        <w:t>time</w:t>
      </w:r>
      <w:ins w:id="329" w:author="Ceridwen Quattrin" w:date="2022-07-25T12:58:00Z">
        <w:r w:rsidR="00087C0D">
          <w:t xml:space="preserve"> </w:t>
        </w:r>
      </w:ins>
      <w:r w:rsidR="00194D24">
        <w:t>to</w:t>
      </w:r>
      <w:ins w:id="330" w:author="Ceridwen Quattrin" w:date="2022-07-25T12:58:00Z">
        <w:r w:rsidR="00087C0D">
          <w:t xml:space="preserve"> </w:t>
        </w:r>
      </w:ins>
      <w:r w:rsidR="00194D24">
        <w:t>deliver, consider</w:t>
      </w:r>
      <w:r w:rsidR="0050055A">
        <w:t xml:space="preserve"> migrating</w:t>
      </w:r>
      <w:r w:rsidR="00194D24">
        <w:t xml:space="preserve"> </w:t>
      </w:r>
      <w:r w:rsidR="0050055A">
        <w:t xml:space="preserve">your </w:t>
      </w:r>
      <w:r w:rsidR="00194D24">
        <w:t xml:space="preserve">parallelizable workloads </w:t>
      </w:r>
      <w:r w:rsidR="0050055A">
        <w:t>to</w:t>
      </w:r>
      <w:r w:rsidR="00194D24">
        <w:t xml:space="preserve"> HPC</w:t>
      </w:r>
      <w:r w:rsidR="00BC3E95">
        <w:t xml:space="preserve"> </w:t>
      </w:r>
      <w:r w:rsidR="0050055A">
        <w:t xml:space="preserve">where </w:t>
      </w:r>
      <w:ins w:id="331" w:author="Ceridwen Quattrin" w:date="2022-07-25T12:15:00Z">
        <w:r w:rsidR="004D40B6">
          <w:t xml:space="preserve">run </w:t>
        </w:r>
      </w:ins>
      <w:r w:rsidR="0050055A">
        <w:t>times can be shorted dramatically with no incremental compute costs.</w:t>
      </w:r>
    </w:p>
    <w:p w14:paraId="7A1858ED" w14:textId="77777777" w:rsidR="003E6236" w:rsidRDefault="003E6236" w:rsidP="003470F6"/>
    <w:p w14:paraId="44B21A6D" w14:textId="2411CB53" w:rsidR="00B23A91" w:rsidRPr="00050774" w:rsidRDefault="00050774" w:rsidP="00A55FB5">
      <w:pPr>
        <w:pStyle w:val="Heading2"/>
      </w:pPr>
      <w:r w:rsidRPr="00050774">
        <w:t>Visualiz</w:t>
      </w:r>
      <w:r>
        <w:t>ing</w:t>
      </w:r>
      <w:r w:rsidRPr="00050774">
        <w:t xml:space="preserve"> HPC output </w:t>
      </w:r>
      <w:r w:rsidR="009365C6">
        <w:t>with</w:t>
      </w:r>
      <w:r w:rsidRPr="00050774">
        <w:t xml:space="preserve"> OCI Data Science</w:t>
      </w:r>
    </w:p>
    <w:p w14:paraId="7DAED8C1" w14:textId="3CEA45D1" w:rsidR="00DC5A5E" w:rsidRDefault="00F90562" w:rsidP="003470F6">
      <w:ins w:id="332" w:author="Joe Hahn" w:date="2022-07-28T10:08:00Z">
        <w:r>
          <w:t>Next, d</w:t>
        </w:r>
      </w:ins>
      <w:ins w:id="333" w:author="Ceridwen Quattrin" w:date="2022-07-25T12:53:00Z">
        <w:del w:id="334" w:author="Joe Hahn" w:date="2022-07-28T10:08:00Z">
          <w:r w:rsidR="009848BF" w:rsidDel="00F90562">
            <w:delText>D</w:delText>
          </w:r>
        </w:del>
        <w:r w:rsidR="009848BF">
          <w:t>eploy</w:t>
        </w:r>
      </w:ins>
      <w:r w:rsidR="009E464E">
        <w:t xml:space="preserve"> and configure a Data Science</w:t>
      </w:r>
      <w:ins w:id="335" w:author="Ceridwen Quattrin" w:date="2022-07-25T12:16:00Z">
        <w:r w:rsidR="00654766">
          <w:t xml:space="preserve"> </w:t>
        </w:r>
      </w:ins>
      <w:ins w:id="336" w:author="Joe Hahn" w:date="2022-07-28T11:20:00Z">
        <w:r w:rsidR="00DD3863">
          <w:t xml:space="preserve">(DS) </w:t>
        </w:r>
      </w:ins>
      <w:r w:rsidR="009E464E">
        <w:t>instance so that it can communicate with the HPC cluster</w:t>
      </w:r>
      <w:r w:rsidR="00B13115">
        <w:t xml:space="preserve">, and consult </w:t>
      </w:r>
      <w:r w:rsidR="003E6236">
        <w:fldChar w:fldCharType="begin"/>
      </w:r>
      <w:r w:rsidR="00654766">
        <w:instrText>HYPERLINK "https://github.com/scacela/oci-datascience-setup-steps/blob/main/Data%20Science%20Setup%20Steps.docx"</w:instrText>
      </w:r>
      <w:r w:rsidR="003E6236">
        <w:fldChar w:fldCharType="separate"/>
      </w:r>
      <w:ins w:id="337" w:author="Ceridwen Quattrin" w:date="2022-07-25T12:16:00Z">
        <w:r w:rsidR="00654766">
          <w:rPr>
            <w:rStyle w:val="Hyperlink"/>
          </w:rPr>
          <w:t>this document</w:t>
        </w:r>
      </w:ins>
      <w:r w:rsidR="003E6236">
        <w:rPr>
          <w:rStyle w:val="Hyperlink"/>
        </w:rPr>
        <w:fldChar w:fldCharType="end"/>
      </w:r>
      <w:r w:rsidR="009E464E">
        <w:t xml:space="preserve"> for</w:t>
      </w:r>
      <w:r w:rsidR="00622A81">
        <w:t xml:space="preserve"> </w:t>
      </w:r>
      <w:ins w:id="338" w:author="Ceridwen Quattrin" w:date="2022-07-25T12:21:00Z">
        <w:r w:rsidR="00654766">
          <w:t xml:space="preserve">the </w:t>
        </w:r>
      </w:ins>
      <w:r w:rsidR="002D3546">
        <w:t>required</w:t>
      </w:r>
      <w:r w:rsidR="00622A81">
        <w:t xml:space="preserve"> steps. </w:t>
      </w:r>
      <w:r w:rsidR="00DC5A5E">
        <w:t>This experiment</w:t>
      </w:r>
      <w:r w:rsidR="00622A81">
        <w:t xml:space="preserve"> original</w:t>
      </w:r>
      <w:ins w:id="339" w:author="Ceridwen Quattrin" w:date="2022-07-25T12:17:00Z">
        <w:r w:rsidR="00654766">
          <w:t>ly</w:t>
        </w:r>
      </w:ins>
      <w:r w:rsidR="00622A81">
        <w:t xml:space="preserve"> </w:t>
      </w:r>
      <w:ins w:id="340" w:author="Ceridwen Quattrin" w:date="2022-07-25T12:17:00Z">
        <w:r w:rsidR="00654766">
          <w:t xml:space="preserve">intended </w:t>
        </w:r>
      </w:ins>
      <w:r w:rsidR="00622A81">
        <w:t xml:space="preserve">to use OCI’s File Storage System to </w:t>
      </w:r>
      <w:del w:id="341" w:author="Joe Hahn" w:date="2022-07-28T11:19:00Z">
        <w:r w:rsidR="00622A81" w:rsidDel="00DD3863">
          <w:delText xml:space="preserve">make </w:delText>
        </w:r>
      </w:del>
      <w:ins w:id="342" w:author="Joe Hahn" w:date="2022-07-28T11:19:00Z">
        <w:r w:rsidR="00DD3863">
          <w:t xml:space="preserve">manage </w:t>
        </w:r>
      </w:ins>
      <w:r w:rsidR="00622A81">
        <w:t>the HPC cluster’s output</w:t>
      </w:r>
      <w:ins w:id="343" w:author="Joe Hahn" w:date="2022-07-28T10:09:00Z">
        <w:r>
          <w:t>, but th</w:t>
        </w:r>
      </w:ins>
      <w:ins w:id="344" w:author="Joe Hahn" w:date="2022-07-28T11:19:00Z">
        <w:r w:rsidR="00DD3863">
          <w:t>e</w:t>
        </w:r>
      </w:ins>
      <w:ins w:id="345" w:author="Joe Hahn" w:date="2022-07-28T10:09:00Z">
        <w:r>
          <w:t xml:space="preserve"> DS-FSS connectivity will not be available until a few months henc</w:t>
        </w:r>
      </w:ins>
      <w:ins w:id="346" w:author="Joe Hahn" w:date="2022-07-28T10:10:00Z">
        <w:r>
          <w:t>e</w:t>
        </w:r>
      </w:ins>
      <w:ins w:id="347" w:author="Joe Hahn" w:date="2022-07-28T10:09:00Z">
        <w:r>
          <w:t xml:space="preserve">, so </w:t>
        </w:r>
      </w:ins>
      <w:ins w:id="348" w:author="Ceridwen Quattrin" w:date="2022-07-25T12:45:00Z">
        <w:del w:id="349" w:author="Joe Hahn" w:date="2022-07-28T10:09:00Z">
          <w:r w:rsidR="00694600" w:rsidDel="00F90562">
            <w:delText>.</w:delText>
          </w:r>
        </w:del>
      </w:ins>
      <w:del w:id="350" w:author="Joe Hahn" w:date="2022-07-28T10:09:00Z">
        <w:r w:rsidR="00622A81" w:rsidDel="00F90562">
          <w:delText xml:space="preserve"> </w:delText>
        </w:r>
      </w:del>
      <w:ins w:id="351" w:author="Ceridwen Quattrin" w:date="2022-07-25T12:18:00Z">
        <w:del w:id="352" w:author="Joe Hahn" w:date="2022-07-28T10:09:00Z">
          <w:r w:rsidR="00654766" w:rsidDel="00F90562">
            <w:delText>F</w:delText>
          </w:r>
        </w:del>
      </w:ins>
      <w:del w:id="353" w:author="Joe Hahn" w:date="2022-07-28T10:10:00Z">
        <w:r w:rsidR="00DC5A5E" w:rsidDel="00F90562">
          <w:delText>or now</w:delText>
        </w:r>
      </w:del>
      <w:ins w:id="354" w:author="Ceridwen Quattrin" w:date="2022-07-25T12:18:00Z">
        <w:del w:id="355" w:author="Joe Hahn" w:date="2022-07-28T10:09:00Z">
          <w:r w:rsidR="00654766" w:rsidDel="00F90562">
            <w:delText>,</w:delText>
          </w:r>
        </w:del>
      </w:ins>
      <w:ins w:id="356" w:author="Joe Hahn" w:date="2022-07-28T10:10:00Z">
        <w:r>
          <w:t>instead</w:t>
        </w:r>
      </w:ins>
      <w:r w:rsidR="00DC5A5E">
        <w:t xml:space="preserve"> </w:t>
      </w:r>
      <w:r w:rsidR="00E11CEC">
        <w:t>use OCI’s command line interface (</w:t>
      </w:r>
      <w:ins w:id="357" w:author="Ceridwen Quattrin" w:date="2022-07-25T12:58:00Z">
        <w:r w:rsidR="00087C0D">
          <w:t>OCI CLI</w:t>
        </w:r>
      </w:ins>
      <w:r w:rsidR="00E11CEC">
        <w:t xml:space="preserve">) to </w:t>
      </w:r>
      <w:r w:rsidR="00C456D4">
        <w:t xml:space="preserve">manually </w:t>
      </w:r>
      <w:r w:rsidR="00E11CEC">
        <w:t xml:space="preserve">copy </w:t>
      </w:r>
      <w:r w:rsidR="002D3546">
        <w:t xml:space="preserve">the HPC output </w:t>
      </w:r>
      <w:r w:rsidR="00C456D4">
        <w:t>to</w:t>
      </w:r>
      <w:r w:rsidR="002D3546">
        <w:t xml:space="preserve"> an </w:t>
      </w:r>
      <w:ins w:id="358" w:author="Ceridwen Quattrin" w:date="2022-07-25T12:19:00Z">
        <w:r w:rsidR="00654766">
          <w:t xml:space="preserve">OCI </w:t>
        </w:r>
      </w:ins>
      <w:r w:rsidR="002D3546">
        <w:t>Object Stor</w:t>
      </w:r>
      <w:ins w:id="359" w:author="Ceridwen Quattrin" w:date="2022-07-25T12:19:00Z">
        <w:r w:rsidR="00654766">
          <w:t>ag</w:t>
        </w:r>
      </w:ins>
      <w:r w:rsidR="002D3546">
        <w:t xml:space="preserve">e bucket </w:t>
      </w:r>
      <w:r w:rsidR="00E11CEC">
        <w:t xml:space="preserve">where the </w:t>
      </w:r>
      <w:ins w:id="360" w:author="Ceridwen Quattrin" w:date="2022-07-25T12:19:00Z">
        <w:r w:rsidR="00654766">
          <w:t xml:space="preserve">Data Science </w:t>
        </w:r>
      </w:ins>
      <w:r w:rsidR="00E11CEC">
        <w:t>instance</w:t>
      </w:r>
      <w:ins w:id="361" w:author="Ceridwen Quattrin" w:date="2022-07-25T12:19:00Z">
        <w:r w:rsidR="00654766">
          <w:t xml:space="preserve"> can see it</w:t>
        </w:r>
      </w:ins>
      <w:ins w:id="362" w:author="Joe Hahn" w:date="2022-07-28T10:09:00Z">
        <w:r>
          <w:t>;</w:t>
        </w:r>
      </w:ins>
      <w:ins w:id="363" w:author="Ceridwen Quattrin" w:date="2022-07-25T12:19:00Z">
        <w:del w:id="364" w:author="Joe Hahn" w:date="2022-07-28T10:09:00Z">
          <w:r w:rsidR="00654766" w:rsidDel="00F90562">
            <w:delText>.</w:delText>
          </w:r>
        </w:del>
      </w:ins>
      <w:r w:rsidR="00E11CEC">
        <w:t xml:space="preserve"> </w:t>
      </w:r>
      <w:ins w:id="365" w:author="Joe Hahn" w:date="2022-07-28T10:09:00Z">
        <w:r>
          <w:t>s</w:t>
        </w:r>
      </w:ins>
      <w:ins w:id="366" w:author="Ceridwen Quattrin" w:date="2022-07-25T12:19:00Z">
        <w:del w:id="367" w:author="Joe Hahn" w:date="2022-07-28T10:09:00Z">
          <w:r w:rsidR="00654766" w:rsidDel="00F90562">
            <w:delText>S</w:delText>
          </w:r>
        </w:del>
      </w:ins>
      <w:r w:rsidR="00E11CEC">
        <w:t xml:space="preserve">ee </w:t>
      </w:r>
      <w:ins w:id="368" w:author="Joe Hahn" w:date="2022-07-28T10:10:00Z">
        <w:r>
          <w:t xml:space="preserve">also </w:t>
        </w:r>
      </w:ins>
      <w:ins w:id="369" w:author="Ceridwen Quattrin" w:date="2022-07-25T12:20:00Z">
        <w:r w:rsidR="00654766">
          <w:t>f</w:t>
        </w:r>
      </w:ins>
      <w:r w:rsidR="00E11CEC">
        <w:t>ig</w:t>
      </w:r>
      <w:ins w:id="370" w:author="Ceridwen Quattrin" w:date="2022-07-25T12:19:00Z">
        <w:r w:rsidR="00654766">
          <w:t>ure</w:t>
        </w:r>
      </w:ins>
      <w:r w:rsidR="00E11CEC">
        <w:t xml:space="preserve"> 1</w:t>
      </w:r>
      <w:r w:rsidR="00BD5AE4">
        <w:t xml:space="preserve"> and these more </w:t>
      </w:r>
      <w:r>
        <w:fldChar w:fldCharType="begin"/>
      </w:r>
      <w:ins w:id="371" w:author="Joe Hahn" w:date="2022-07-29T10:33:00Z">
        <w:r w:rsidR="005E7488">
          <w:instrText>HYPERLINK "https://github.com/oracle-nace-dsai/fargo3d-demo"</w:instrText>
        </w:r>
      </w:ins>
      <w:del w:id="372" w:author="Joe Hahn" w:date="2022-07-29T10:33:00Z">
        <w:r w:rsidDel="005E7488">
          <w:delInstrText>HYPERLINK "https://129.213.160.170/jhahn/fargo3d-demo"</w:delInstrText>
        </w:r>
      </w:del>
      <w:r>
        <w:fldChar w:fldCharType="separate"/>
      </w:r>
      <w:r w:rsidR="00BD5AE4" w:rsidRPr="00BD5AE4">
        <w:rPr>
          <w:rStyle w:val="Hyperlink"/>
        </w:rPr>
        <w:t>detailed instructions</w:t>
      </w:r>
      <w:r>
        <w:rPr>
          <w:rStyle w:val="Hyperlink"/>
        </w:rPr>
        <w:fldChar w:fldCharType="end"/>
      </w:r>
      <w:r w:rsidR="00BD5AE4">
        <w:t>.</w:t>
      </w:r>
    </w:p>
    <w:p w14:paraId="1C665CD5" w14:textId="50677406" w:rsidR="00DC5A5E" w:rsidRDefault="00DC5A5E" w:rsidP="003470F6"/>
    <w:p w14:paraId="2BDADE1A" w14:textId="045A0CBF" w:rsidR="00F02609" w:rsidRDefault="00F02609" w:rsidP="003470F6">
      <w:r>
        <w:t xml:space="preserve">Then navigate to the </w:t>
      </w:r>
      <w:ins w:id="373" w:author="Ceridwen Quattrin" w:date="2022-07-25T12:17:00Z">
        <w:r w:rsidR="00654766">
          <w:t xml:space="preserve">Data Science </w:t>
        </w:r>
      </w:ins>
      <w:r>
        <w:t xml:space="preserve">instance’s </w:t>
      </w:r>
      <w:proofErr w:type="spellStart"/>
      <w:r>
        <w:t>Jupyter</w:t>
      </w:r>
      <w:proofErr w:type="spellEnd"/>
      <w:r>
        <w:t xml:space="preserve"> server where </w:t>
      </w:r>
      <w:ins w:id="374" w:author="Ceridwen Quattrin" w:date="2022-07-25T12:19:00Z">
        <w:r w:rsidR="00654766">
          <w:t>you</w:t>
        </w:r>
      </w:ins>
      <w:r>
        <w:t xml:space="preserve"> can </w:t>
      </w:r>
      <w:r w:rsidR="00E9207F">
        <w:t xml:space="preserve">develop custom </w:t>
      </w:r>
      <w:ins w:id="375" w:author="Ceridwen Quattrin" w:date="2022-07-25T12:19:00Z">
        <w:r w:rsidR="00654766">
          <w:t>P</w:t>
        </w:r>
      </w:ins>
      <w:r w:rsidR="00E9207F">
        <w:t xml:space="preserve">ython code to </w:t>
      </w:r>
      <w:r>
        <w:t xml:space="preserve">read, </w:t>
      </w:r>
      <w:r w:rsidR="00155507">
        <w:t xml:space="preserve">analyze, and </w:t>
      </w:r>
      <w:r w:rsidR="00E9207F">
        <w:t>visualize</w:t>
      </w:r>
      <w:r w:rsidR="00155507">
        <w:t xml:space="preserve"> </w:t>
      </w:r>
      <w:ins w:id="376" w:author="Ceridwen Quattrin" w:date="2022-07-25T12:20:00Z">
        <w:r w:rsidR="00654766">
          <w:t xml:space="preserve">the </w:t>
        </w:r>
      </w:ins>
      <w:r w:rsidR="00155507">
        <w:t xml:space="preserve">HPC </w:t>
      </w:r>
      <w:ins w:id="377" w:author="Joe Hahn" w:date="2022-07-29T11:08:00Z">
        <w:r w:rsidR="00B91620">
          <w:t>out</w:t>
        </w:r>
      </w:ins>
      <w:ins w:id="378" w:author="Joe Hahn" w:date="2022-07-29T11:09:00Z">
        <w:r w:rsidR="00B91620">
          <w:t xml:space="preserve">put </w:t>
        </w:r>
      </w:ins>
      <w:r w:rsidR="00E9207F">
        <w:t xml:space="preserve">inside this </w:t>
      </w:r>
      <w:hyperlink r:id="rId14" w:history="1">
        <w:proofErr w:type="spellStart"/>
        <w:r w:rsidR="00E9207F" w:rsidRPr="00E9207F">
          <w:rPr>
            <w:rStyle w:val="Hyperlink"/>
          </w:rPr>
          <w:t>Jupyter</w:t>
        </w:r>
        <w:proofErr w:type="spellEnd"/>
        <w:r w:rsidR="00E9207F" w:rsidRPr="00E9207F">
          <w:rPr>
            <w:rStyle w:val="Hyperlink"/>
          </w:rPr>
          <w:t xml:space="preserve"> notebook</w:t>
        </w:r>
      </w:hyperlink>
      <w:ins w:id="379" w:author="Joe Hahn" w:date="2022-07-28T11:21:00Z">
        <w:r w:rsidR="005B02D2">
          <w:t xml:space="preserve">, with </w:t>
        </w:r>
      </w:ins>
      <w:ins w:id="380" w:author="Ceridwen Quattrin" w:date="2022-07-25T12:20:00Z">
        <w:del w:id="381" w:author="Joe Hahn" w:date="2022-07-28T11:21:00Z">
          <w:r w:rsidR="00654766" w:rsidDel="005B02D2">
            <w:delText xml:space="preserve">. </w:delText>
          </w:r>
        </w:del>
        <w:r w:rsidR="00654766">
          <w:t>F</w:t>
        </w:r>
      </w:ins>
      <w:r>
        <w:t>ig</w:t>
      </w:r>
      <w:ins w:id="382" w:author="Joe Hahn" w:date="2022-07-28T11:21:00Z">
        <w:r w:rsidR="005B02D2">
          <w:t>s.</w:t>
        </w:r>
      </w:ins>
      <w:ins w:id="383" w:author="Ceridwen Quattrin" w:date="2022-07-25T12:20:00Z">
        <w:del w:id="384" w:author="Joe Hahn" w:date="2022-07-28T11:21:00Z">
          <w:r w:rsidR="00654766" w:rsidDel="005B02D2">
            <w:delText>ures</w:delText>
          </w:r>
        </w:del>
      </w:ins>
      <w:r>
        <w:t xml:space="preserve"> 2</w:t>
      </w:r>
      <w:ins w:id="385" w:author="Ceridwen Quattrin" w:date="2022-07-25T12:20:00Z">
        <w:r w:rsidR="00654766">
          <w:t>–</w:t>
        </w:r>
      </w:ins>
      <w:r w:rsidR="0060723F">
        <w:t>4</w:t>
      </w:r>
      <w:r w:rsidR="00155507">
        <w:t xml:space="preserve"> </w:t>
      </w:r>
      <w:r w:rsidR="0060723F">
        <w:t>display</w:t>
      </w:r>
      <w:ins w:id="386" w:author="Joe Hahn" w:date="2022-07-28T11:21:00Z">
        <w:r w:rsidR="005B02D2">
          <w:t>ing</w:t>
        </w:r>
      </w:ins>
      <w:del w:id="387" w:author="Joe Hahn" w:date="2022-07-28T11:21:00Z">
        <w:r w:rsidR="00586FC0" w:rsidDel="005B02D2">
          <w:delText>ing</w:delText>
        </w:r>
      </w:del>
      <w:r w:rsidR="0060723F">
        <w:t xml:space="preserve"> highlights from that analysis.</w:t>
      </w:r>
    </w:p>
    <w:p w14:paraId="60929783" w14:textId="05310B39" w:rsidR="00D22DF8" w:rsidRDefault="00D22DF8" w:rsidP="003470F6"/>
    <w:p w14:paraId="7BA95F0B" w14:textId="77777777" w:rsidR="00F02609" w:rsidRDefault="00F02609" w:rsidP="00F02609">
      <w:pPr>
        <w:keepNext/>
        <w:jc w:val="center"/>
      </w:pPr>
      <w:r>
        <w:rPr>
          <w:noProof/>
        </w:rPr>
        <w:drawing>
          <wp:inline distT="0" distB="0" distL="0" distR="0" wp14:anchorId="26182111" wp14:editId="392935A2">
            <wp:extent cx="5943600" cy="3573780"/>
            <wp:effectExtent l="0" t="0" r="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DF3D8" w14:textId="787B00DE" w:rsidR="00363444" w:rsidRDefault="00F02609" w:rsidP="00F02609">
      <w:pPr>
        <w:pStyle w:val="Caption"/>
        <w:jc w:val="center"/>
        <w:rPr>
          <w:ins w:id="388" w:author="Ceridwen Quattrin" w:date="2022-07-25T12:22:00Z"/>
        </w:rPr>
      </w:pPr>
      <w:r>
        <w:t xml:space="preserve">Figure </w:t>
      </w:r>
      <w:fldSimple w:instr=" SEQ Figure \* ARABIC ">
        <w:r w:rsidR="00103525">
          <w:rPr>
            <w:noProof/>
          </w:rPr>
          <w:t>2</w:t>
        </w:r>
      </w:fldSimple>
      <w:r>
        <w:t>.</w:t>
      </w:r>
      <w:r w:rsidR="00CE6C9F">
        <w:t xml:space="preserve"> </w:t>
      </w:r>
      <w:ins w:id="389" w:author="Ceridwen Quattrin" w:date="2022-07-25T12:22:00Z">
        <w:r w:rsidR="00363444">
          <w:t xml:space="preserve">Example </w:t>
        </w:r>
      </w:ins>
      <w:proofErr w:type="spellStart"/>
      <w:ins w:id="390" w:author="Ceridwen Quattrin" w:date="2022-07-25T12:23:00Z">
        <w:r w:rsidR="00363444">
          <w:t>Jupyter</w:t>
        </w:r>
        <w:proofErr w:type="spellEnd"/>
        <w:r w:rsidR="00363444">
          <w:t xml:space="preserve"> notebook </w:t>
        </w:r>
      </w:ins>
      <w:ins w:id="391" w:author="Joe Hahn" w:date="2022-07-28T10:12:00Z">
        <w:r w:rsidR="00F90562">
          <w:t>that reads and visualizes</w:t>
        </w:r>
      </w:ins>
      <w:ins w:id="392" w:author="Ceridwen Quattrin" w:date="2022-07-25T12:23:00Z">
        <w:r w:rsidR="00363444">
          <w:t xml:space="preserve"> the </w:t>
        </w:r>
      </w:ins>
      <w:ins w:id="393" w:author="Joe Hahn" w:date="2022-07-28T10:12:00Z">
        <w:r w:rsidR="00F90562">
          <w:t xml:space="preserve">output generated by the </w:t>
        </w:r>
      </w:ins>
      <w:ins w:id="394" w:author="Ceridwen Quattrin" w:date="2022-07-25T12:23:00Z">
        <w:r w:rsidR="00363444">
          <w:t>FARGO3D simulation.</w:t>
        </w:r>
      </w:ins>
    </w:p>
    <w:p w14:paraId="45882B20" w14:textId="6407CC7C" w:rsidR="00F02609" w:rsidRDefault="00155507" w:rsidP="00F90562">
      <w:r>
        <w:t xml:space="preserve">OCI Data Science </w:t>
      </w:r>
      <w:r w:rsidR="00CE6C9F">
        <w:t xml:space="preserve">provides a </w:t>
      </w:r>
      <w:proofErr w:type="spellStart"/>
      <w:r w:rsidR="00CE6C9F">
        <w:t>Jupyter</w:t>
      </w:r>
      <w:proofErr w:type="spellEnd"/>
      <w:r w:rsidR="00CE6C9F">
        <w:t xml:space="preserve"> notebook where </w:t>
      </w:r>
      <w:ins w:id="395" w:author="Ceridwen Quattrin" w:date="2022-07-25T12:22:00Z">
        <w:r w:rsidR="00363444">
          <w:t xml:space="preserve">you </w:t>
        </w:r>
      </w:ins>
      <w:r w:rsidR="00216C34">
        <w:t xml:space="preserve">can prototype and develop </w:t>
      </w:r>
      <w:r w:rsidR="00B85286">
        <w:t>custom python code to</w:t>
      </w:r>
      <w:r>
        <w:t xml:space="preserve"> </w:t>
      </w:r>
      <w:r w:rsidR="00CE6C9F">
        <w:t>analyze</w:t>
      </w:r>
      <w:ins w:id="396" w:author="Ceridwen Quattrin" w:date="2022-07-25T12:22:00Z">
        <w:r w:rsidR="00363444">
          <w:t xml:space="preserve"> and </w:t>
        </w:r>
      </w:ins>
      <w:r w:rsidR="00CE6C9F">
        <w:t>visualize</w:t>
      </w:r>
      <w:r>
        <w:t xml:space="preserve"> </w:t>
      </w:r>
      <w:r w:rsidR="00B85286">
        <w:t>HPC output</w:t>
      </w:r>
      <w:ins w:id="397" w:author="Ceridwen Quattrin" w:date="2022-07-25T12:22:00Z">
        <w:r w:rsidR="00363444">
          <w:t>.</w:t>
        </w:r>
      </w:ins>
      <w:r w:rsidR="00172836">
        <w:t xml:space="preserve"> </w:t>
      </w:r>
      <w:ins w:id="398" w:author="Ceridwen Quattrin" w:date="2022-07-25T12:22:00Z">
        <w:r w:rsidR="00363444">
          <w:t>T</w:t>
        </w:r>
      </w:ins>
      <w:r w:rsidR="00CE6C9F">
        <w:t>h</w:t>
      </w:r>
      <w:ins w:id="399" w:author="Joe Hahn" w:date="2022-07-28T10:15:00Z">
        <w:r w:rsidR="00F90562">
          <w:t>e</w:t>
        </w:r>
      </w:ins>
      <w:del w:id="400" w:author="Joe Hahn" w:date="2022-07-28T10:15:00Z">
        <w:r w:rsidR="00CE6C9F" w:rsidDel="00F90562">
          <w:delText>is</w:delText>
        </w:r>
      </w:del>
      <w:r w:rsidR="00CE6C9F">
        <w:t xml:space="preserve"> </w:t>
      </w:r>
      <w:hyperlink r:id="rId16" w:history="1">
        <w:r w:rsidR="00CE6C9F" w:rsidRPr="00CE6C9F">
          <w:rPr>
            <w:rStyle w:val="Hyperlink"/>
          </w:rPr>
          <w:t>notebook</w:t>
        </w:r>
      </w:hyperlink>
      <w:r w:rsidR="00CE6C9F">
        <w:t xml:space="preserve"> </w:t>
      </w:r>
      <w:ins w:id="401" w:author="Joe Hahn" w:date="2022-07-28T10:15:00Z">
        <w:r w:rsidR="00F90562">
          <w:t xml:space="preserve">shown in Fig. 2 </w:t>
        </w:r>
      </w:ins>
      <w:r w:rsidR="00CE6C9F">
        <w:t>displays the final state of th</w:t>
      </w:r>
      <w:r w:rsidR="007F1783">
        <w:t>e FARGO3D</w:t>
      </w:r>
      <w:r w:rsidR="00CE6C9F">
        <w:t xml:space="preserve"> simulation of </w:t>
      </w:r>
      <w:r w:rsidR="0060723F">
        <w:t xml:space="preserve">a </w:t>
      </w:r>
      <w:r w:rsidR="00CE6C9F">
        <w:t>Jupiter-mass planet</w:t>
      </w:r>
      <w:r w:rsidR="00172836">
        <w:t xml:space="preserve"> </w:t>
      </w:r>
      <w:r w:rsidR="00CE6C9F">
        <w:t>orbit</w:t>
      </w:r>
      <w:r w:rsidR="00172836">
        <w:t>ing</w:t>
      </w:r>
      <w:r w:rsidR="00CE6C9F">
        <w:t xml:space="preserve"> within a circumstellar disk.</w:t>
      </w:r>
      <w:r w:rsidR="007F1783">
        <w:t xml:space="preserve"> </w:t>
      </w:r>
      <w:r w:rsidR="0060723F">
        <w:t>That</w:t>
      </w:r>
      <w:r w:rsidR="00710A57">
        <w:t xml:space="preserve"> FARGO3D </w:t>
      </w:r>
      <w:r w:rsidR="007F1783">
        <w:t xml:space="preserve">simulation </w:t>
      </w:r>
      <w:r w:rsidR="0060723F">
        <w:t>uses</w:t>
      </w:r>
      <w:r w:rsidR="00710A57">
        <w:t xml:space="preserve"> a </w:t>
      </w:r>
      <w:r w:rsidR="007F1783">
        <w:t xml:space="preserve">polar (r, </w:t>
      </w:r>
      <w:r w:rsidR="007F1783">
        <w:sym w:font="Symbol" w:char="F06A"/>
      </w:r>
      <w:r w:rsidR="007F1783">
        <w:t xml:space="preserve">) </w:t>
      </w:r>
      <w:r w:rsidR="00710A57">
        <w:t>coordinate grid to track the mutual evolution of the disk-planet system</w:t>
      </w:r>
      <w:ins w:id="402" w:author="Joe Hahn" w:date="2022-07-28T10:15:00Z">
        <w:r w:rsidR="00F90562">
          <w:t>, and t</w:t>
        </w:r>
      </w:ins>
      <w:ins w:id="403" w:author="Ceridwen Quattrin" w:date="2022-07-25T12:46:00Z">
        <w:del w:id="404" w:author="Joe Hahn" w:date="2022-07-28T10:15:00Z">
          <w:r w:rsidR="00694600" w:rsidDel="00F90562">
            <w:delText>.</w:delText>
          </w:r>
        </w:del>
      </w:ins>
      <w:del w:id="405" w:author="Joe Hahn" w:date="2022-07-28T10:15:00Z">
        <w:r w:rsidR="007F1783" w:rsidDel="00F90562">
          <w:delText xml:space="preserve"> </w:delText>
        </w:r>
      </w:del>
      <w:ins w:id="406" w:author="Ceridwen Quattrin" w:date="2022-07-25T12:46:00Z">
        <w:del w:id="407" w:author="Joe Hahn" w:date="2022-07-28T10:15:00Z">
          <w:r w:rsidR="00694600" w:rsidDel="00F90562">
            <w:delText>T</w:delText>
          </w:r>
        </w:del>
      </w:ins>
      <w:r w:rsidR="007F1783">
        <w:t>h</w:t>
      </w:r>
      <w:r w:rsidR="0060723F">
        <w:t>e</w:t>
      </w:r>
      <w:ins w:id="408" w:author="Joe Hahn" w:date="2022-07-28T11:22:00Z">
        <w:r w:rsidR="00E70EB8">
          <w:t xml:space="preserve"> heatmap in</w:t>
        </w:r>
      </w:ins>
      <w:r w:rsidR="0060723F">
        <w:t xml:space="preserve"> </w:t>
      </w:r>
      <w:ins w:id="409" w:author="Joe Hahn" w:date="2022-07-28T10:16:00Z">
        <w:r w:rsidR="00F90562">
          <w:t xml:space="preserve">Fig. 2 </w:t>
        </w:r>
      </w:ins>
      <w:del w:id="410" w:author="Joe Hahn" w:date="2022-07-28T11:22:00Z">
        <w:r w:rsidR="007F1783" w:rsidDel="00E70EB8">
          <w:delText xml:space="preserve">heatmap </w:delText>
        </w:r>
      </w:del>
      <w:r w:rsidR="007F1783">
        <w:t>shows the gas disk’s density</w:t>
      </w:r>
      <w:r w:rsidR="00B85286">
        <w:t xml:space="preserve"> </w:t>
      </w:r>
      <w:r w:rsidR="0060723F">
        <w:t>displayed</w:t>
      </w:r>
      <w:r w:rsidR="00B85286">
        <w:t xml:space="preserve"> with</w:t>
      </w:r>
      <w:r w:rsidR="0060723F">
        <w:t xml:space="preserve"> </w:t>
      </w:r>
      <w:r w:rsidR="00710A57">
        <w:t>disk</w:t>
      </w:r>
      <w:r w:rsidR="00B85286">
        <w:t xml:space="preserve"> radius</w:t>
      </w:r>
      <w:ins w:id="411" w:author="Joe Hahn" w:date="2022-07-28T10:16:00Z">
        <w:r w:rsidR="00F90562">
          <w:t xml:space="preserve"> </w:t>
        </w:r>
      </w:ins>
      <w:ins w:id="412" w:author="Ceridwen Quattrin" w:date="2022-07-25T12:23:00Z">
        <w:del w:id="413" w:author="Joe Hahn" w:date="2022-07-28T10:16:00Z">
          <w:r w:rsidR="00363444" w:rsidDel="00F90562">
            <w:delText>,</w:delText>
          </w:r>
        </w:del>
      </w:ins>
      <w:del w:id="414" w:author="Joe Hahn" w:date="2022-07-28T10:16:00Z">
        <w:r w:rsidR="00B85286" w:rsidDel="00F90562">
          <w:delText xml:space="preserve"> </w:delText>
        </w:r>
      </w:del>
      <w:r w:rsidR="00B85286">
        <w:t>r</w:t>
      </w:r>
      <w:ins w:id="415" w:author="Ceridwen Quattrin" w:date="2022-07-25T12:23:00Z">
        <w:del w:id="416" w:author="Joe Hahn" w:date="2022-07-28T10:16:00Z">
          <w:r w:rsidR="00363444" w:rsidDel="00F90562">
            <w:delText>,</w:delText>
          </w:r>
        </w:del>
      </w:ins>
      <w:r w:rsidR="00B85286">
        <w:t xml:space="preserve"> increasing upwards and disk azimuth </w:t>
      </w:r>
      <w:r w:rsidR="00B85286">
        <w:sym w:font="Symbol" w:char="F06A"/>
      </w:r>
      <w:r w:rsidR="00B85286">
        <w:t xml:space="preserve"> to </w:t>
      </w:r>
      <w:r w:rsidR="0060723F">
        <w:t xml:space="preserve">the </w:t>
      </w:r>
      <w:r w:rsidR="00B85286">
        <w:t>right</w:t>
      </w:r>
      <w:ins w:id="417" w:author="Ceridwen Quattrin" w:date="2022-07-25T12:46:00Z">
        <w:r w:rsidR="00694600">
          <w:t>.</w:t>
        </w:r>
      </w:ins>
      <w:r w:rsidR="00216C34">
        <w:t xml:space="preserve"> </w:t>
      </w:r>
      <w:ins w:id="418" w:author="Ceridwen Quattrin" w:date="2022-07-25T12:46:00Z">
        <w:r w:rsidR="00694600">
          <w:t>S</w:t>
        </w:r>
      </w:ins>
      <w:r w:rsidR="00216C34">
        <w:t>o</w:t>
      </w:r>
      <w:ins w:id="419" w:author="Ceridwen Quattrin" w:date="2022-07-25T12:46:00Z">
        <w:del w:id="420" w:author="Joe Hahn" w:date="2022-07-28T10:16:00Z">
          <w:r w:rsidR="00694600" w:rsidDel="00F90562">
            <w:delText>,</w:delText>
          </w:r>
        </w:del>
      </w:ins>
      <w:r w:rsidR="00216C34">
        <w:t xml:space="preserve"> this visualization scheme ‘unwraps’ the disk and reprojects </w:t>
      </w:r>
      <w:r w:rsidR="008F7C8A">
        <w:t xml:space="preserve">it </w:t>
      </w:r>
      <w:r w:rsidR="00216C34">
        <w:t>onto a rectangular grid</w:t>
      </w:r>
      <w:r w:rsidR="00B85286">
        <w:t>. The planet</w:t>
      </w:r>
      <w:ins w:id="421" w:author="Ceridwen Quattrin" w:date="2022-07-25T12:24:00Z">
        <w:r w:rsidR="00363444">
          <w:t xml:space="preserve">, </w:t>
        </w:r>
      </w:ins>
      <w:r w:rsidR="0060723F">
        <w:t>which has its own circumplanetary gas disk</w:t>
      </w:r>
      <w:ins w:id="422" w:author="Ceridwen Quattrin" w:date="2022-07-25T12:24:00Z">
        <w:r w:rsidR="00363444">
          <w:t>,</w:t>
        </w:r>
      </w:ins>
      <w:r w:rsidR="0060723F">
        <w:t xml:space="preserve"> </w:t>
      </w:r>
      <w:r w:rsidR="00B85286">
        <w:t xml:space="preserve">is at the bright spot in lower </w:t>
      </w:r>
      <w:del w:id="423" w:author="Joe Hahn" w:date="2022-07-28T11:22:00Z">
        <w:r w:rsidR="008F7C8A" w:rsidDel="00E70EB8">
          <w:delText>center</w:delText>
        </w:r>
      </w:del>
      <w:ins w:id="424" w:author="Joe Hahn" w:date="2022-07-28T11:22:00Z">
        <w:r w:rsidR="00E70EB8">
          <w:t>middle, and t</w:t>
        </w:r>
      </w:ins>
      <w:ins w:id="425" w:author="Ceridwen Quattrin" w:date="2022-07-25T12:59:00Z">
        <w:del w:id="426" w:author="Joe Hahn" w:date="2022-07-28T11:22:00Z">
          <w:r w:rsidR="00087C0D" w:rsidDel="00E70EB8">
            <w:delText>. T</w:delText>
          </w:r>
        </w:del>
      </w:ins>
      <w:r w:rsidR="00710A57">
        <w:t>he</w:t>
      </w:r>
      <w:r w:rsidR="00B85286">
        <w:t xml:space="preserve"> horizontal dark band </w:t>
      </w:r>
      <w:r w:rsidR="0060723F">
        <w:t xml:space="preserve">is </w:t>
      </w:r>
      <w:r w:rsidR="00216C34">
        <w:t>an</w:t>
      </w:r>
      <w:r w:rsidR="0060723F">
        <w:t xml:space="preserve"> annulus </w:t>
      </w:r>
      <w:r w:rsidR="00710A57">
        <w:t>of low-density gas that was depleted by</w:t>
      </w:r>
      <w:r w:rsidR="0060723F">
        <w:t xml:space="preserve"> </w:t>
      </w:r>
      <w:r w:rsidR="00B85286">
        <w:t xml:space="preserve">the planet’s gravitational perturbations </w:t>
      </w:r>
      <w:r w:rsidR="0060723F">
        <w:t>of the disk.</w:t>
      </w:r>
      <w:r w:rsidR="001619C9">
        <w:t xml:space="preserve"> Tilted </w:t>
      </w:r>
      <w:r w:rsidR="00216C34">
        <w:t>density-</w:t>
      </w:r>
      <w:r w:rsidR="001619C9">
        <w:t>band</w:t>
      </w:r>
      <w:r w:rsidR="00216C34">
        <w:t>s</w:t>
      </w:r>
      <w:r w:rsidR="001619C9">
        <w:t xml:space="preserve"> are spiral density waves that the planet </w:t>
      </w:r>
      <w:r w:rsidR="00172836">
        <w:t xml:space="preserve">also </w:t>
      </w:r>
      <w:ins w:id="427" w:author="Ceridwen Quattrin" w:date="2022-07-25T12:53:00Z">
        <w:del w:id="428" w:author="Joe Hahn" w:date="2022-07-28T10:16:00Z">
          <w:r w:rsidR="009848BF" w:rsidDel="00F90562">
            <w:delText>deploys</w:delText>
          </w:r>
        </w:del>
      </w:ins>
      <w:ins w:id="429" w:author="Joe Hahn" w:date="2022-07-28T10:16:00Z">
        <w:r w:rsidR="00F90562">
          <w:t>excites</w:t>
        </w:r>
      </w:ins>
      <w:ins w:id="430" w:author="Ceridwen Quattrin" w:date="2022-07-25T12:53:00Z">
        <w:r w:rsidR="009848BF">
          <w:t xml:space="preserve"> </w:t>
        </w:r>
      </w:ins>
      <w:r w:rsidR="001619C9">
        <w:t>within th</w:t>
      </w:r>
      <w:r w:rsidR="00216C34">
        <w:t>e</w:t>
      </w:r>
      <w:r w:rsidR="001619C9">
        <w:t xml:space="preserve"> disk</w:t>
      </w:r>
      <w:r w:rsidR="00216C34">
        <w:t>.</w:t>
      </w:r>
    </w:p>
    <w:p w14:paraId="7CABA80B" w14:textId="77777777" w:rsidR="001619C9" w:rsidRDefault="001619C9" w:rsidP="001619C9">
      <w:pPr>
        <w:keepNext/>
        <w:jc w:val="center"/>
      </w:pPr>
      <w:r>
        <w:rPr>
          <w:noProof/>
        </w:rPr>
        <w:drawing>
          <wp:inline distT="0" distB="0" distL="0" distR="0" wp14:anchorId="015C6F93" wp14:editId="62A3D049">
            <wp:extent cx="5943600" cy="4555490"/>
            <wp:effectExtent l="0" t="0" r="0" b="3810"/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F9A20" w14:textId="541252F3" w:rsidR="00F02609" w:rsidRDefault="001619C9" w:rsidP="001619C9">
      <w:pPr>
        <w:pStyle w:val="Caption"/>
        <w:rPr>
          <w:ins w:id="431" w:author="Ceridwen Quattrin" w:date="2022-07-25T12:24:00Z"/>
        </w:rPr>
      </w:pPr>
      <w:r>
        <w:t xml:space="preserve">Figure </w:t>
      </w:r>
      <w:fldSimple w:instr=" SEQ Figure \* ARABIC ">
        <w:r w:rsidR="00103525">
          <w:rPr>
            <w:noProof/>
          </w:rPr>
          <w:t>3</w:t>
        </w:r>
      </w:fldSimple>
      <w:r w:rsidR="00E666CA">
        <w:t xml:space="preserve">. </w:t>
      </w:r>
      <w:ins w:id="432" w:author="Joe Hahn" w:date="2022-07-28T10:19:00Z">
        <w:r w:rsidR="00036C07">
          <w:t>C</w:t>
        </w:r>
      </w:ins>
      <w:ins w:id="433" w:author="Ceridwen Quattrin" w:date="2022-07-25T12:26:00Z">
        <w:del w:id="434" w:author="Joe Hahn" w:date="2022-07-28T10:19:00Z">
          <w:r w:rsidR="00363444" w:rsidDel="00036C07">
            <w:delText>T</w:delText>
          </w:r>
        </w:del>
        <w:del w:id="435" w:author="Joe Hahn" w:date="2022-07-28T10:18:00Z">
          <w:r w:rsidR="00363444" w:rsidDel="00036C07">
            <w:delText>he c</w:delText>
          </w:r>
        </w:del>
        <w:r w:rsidR="00363444">
          <w:t xml:space="preserve">ode block </w:t>
        </w:r>
      </w:ins>
      <w:ins w:id="436" w:author="Joe Hahn" w:date="2022-07-28T10:19:00Z">
        <w:r w:rsidR="00036C07">
          <w:t xml:space="preserve">that displays </w:t>
        </w:r>
      </w:ins>
      <w:ins w:id="437" w:author="Joe Hahn" w:date="2022-07-28T10:47:00Z">
        <w:r w:rsidR="004328DB">
          <w:t xml:space="preserve">the </w:t>
        </w:r>
      </w:ins>
      <w:ins w:id="438" w:author="Joe Hahn" w:date="2022-07-28T10:19:00Z">
        <w:r w:rsidR="00036C07">
          <w:t>simulated disk’s gas</w:t>
        </w:r>
      </w:ins>
      <w:ins w:id="439" w:author="Ceridwen Quattrin" w:date="2022-07-25T12:26:00Z">
        <w:del w:id="440" w:author="Joe Hahn" w:date="2022-07-28T10:19:00Z">
          <w:r w:rsidR="00363444" w:rsidDel="00036C07">
            <w:delText>and related graph measuring</w:delText>
          </w:r>
        </w:del>
        <w:r w:rsidR="00363444">
          <w:t xml:space="preserve"> </w:t>
        </w:r>
      </w:ins>
      <w:ins w:id="441" w:author="Joe Hahn" w:date="2022-07-28T10:47:00Z">
        <w:r w:rsidR="004328DB">
          <w:t xml:space="preserve">density </w:t>
        </w:r>
      </w:ins>
      <w:ins w:id="442" w:author="Joe Hahn" w:date="2022-07-28T10:19:00Z">
        <w:r w:rsidR="00036C07">
          <w:t>versus</w:t>
        </w:r>
      </w:ins>
      <w:ins w:id="443" w:author="Ceridwen Quattrin" w:date="2022-07-25T12:26:00Z">
        <w:del w:id="444" w:author="Joe Hahn" w:date="2022-07-28T10:19:00Z">
          <w:r w:rsidR="00363444" w:rsidDel="00036C07">
            <w:delText>density of the gas over</w:delText>
          </w:r>
        </w:del>
        <w:r w:rsidR="00363444">
          <w:t xml:space="preserve"> radial distance</w:t>
        </w:r>
      </w:ins>
      <w:ins w:id="445" w:author="Joe Hahn" w:date="2022-07-28T10:19:00Z">
        <w:r w:rsidR="00036C07">
          <w:t xml:space="preserve"> at various times.</w:t>
        </w:r>
      </w:ins>
    </w:p>
    <w:p w14:paraId="7CF03B74" w14:textId="7747F8A6" w:rsidR="00363444" w:rsidRDefault="00363444" w:rsidP="00036C07">
      <w:ins w:id="446" w:author="Ceridwen Quattrin" w:date="2022-07-25T12:24:00Z">
        <w:r>
          <w:t>Figure 3 shows r</w:t>
        </w:r>
      </w:ins>
      <w:r>
        <w:t xml:space="preserve">adial profiles of the disk’s </w:t>
      </w:r>
      <w:ins w:id="447" w:author="Ceridwen Quattrin" w:date="2022-07-25T12:25:00Z">
        <w:r>
          <w:t>azimuthally averaged</w:t>
        </w:r>
      </w:ins>
      <w:r>
        <w:t xml:space="preserve"> density </w:t>
      </w:r>
      <w:ins w:id="448" w:author="Joe Hahn" w:date="2022-07-28T10:48:00Z">
        <w:r w:rsidR="004328DB">
          <w:sym w:font="Symbol" w:char="F072"/>
        </w:r>
        <w:r w:rsidR="004328DB">
          <w:t xml:space="preserve"> </w:t>
        </w:r>
      </w:ins>
      <w:r>
        <w:t>at various simulation times</w:t>
      </w:r>
      <w:ins w:id="449" w:author="Ceridwen Quattrin" w:date="2022-07-25T12:25:00Z">
        <w:r>
          <w:t>.</w:t>
        </w:r>
      </w:ins>
      <w:r>
        <w:t xml:space="preserve"> </w:t>
      </w:r>
      <w:ins w:id="450" w:author="Ceridwen Quattrin" w:date="2022-07-25T12:25:00Z">
        <w:r>
          <w:t>T</w:t>
        </w:r>
      </w:ins>
      <w:r>
        <w:t xml:space="preserve">he planet’s gravitational perturbations open an annular gap in the gas disk concentric with the planet’s orbit at r=1. </w:t>
      </w:r>
      <w:ins w:id="451" w:author="Ceridwen Quattrin" w:date="2022-07-25T12:25:00Z">
        <w:r>
          <w:t>The</w:t>
        </w:r>
      </w:ins>
      <w:r>
        <w:t xml:space="preserve"> </w:t>
      </w:r>
      <w:ins w:id="452" w:author="Joe Hahn" w:date="2022-07-28T10:49:00Z">
        <w:r w:rsidR="004328DB">
          <w:t xml:space="preserve">density </w:t>
        </w:r>
      </w:ins>
      <w:r>
        <w:t xml:space="preserve">peak at r=1 </w:t>
      </w:r>
      <w:ins w:id="453" w:author="Joe Hahn" w:date="2022-07-28T10:49:00Z">
        <w:r w:rsidR="004328DB">
          <w:t>is due to</w:t>
        </w:r>
      </w:ins>
      <w:del w:id="454" w:author="Joe Hahn" w:date="2022-07-28T10:49:00Z">
        <w:r w:rsidDel="004328DB">
          <w:delText xml:space="preserve">diminishes over time </w:delText>
        </w:r>
      </w:del>
      <w:ins w:id="455" w:author="Ceridwen Quattrin" w:date="2022-07-25T12:25:00Z">
        <w:del w:id="456" w:author="Joe Hahn" w:date="2022-07-28T10:49:00Z">
          <w:r w:rsidDel="004328DB">
            <w:delText>because of</w:delText>
          </w:r>
        </w:del>
      </w:ins>
      <w:r>
        <w:t xml:space="preserve"> residual disk gas that persists along the planet’s orbit.</w:t>
      </w:r>
    </w:p>
    <w:p w14:paraId="4A536902" w14:textId="77777777" w:rsidR="00363444" w:rsidRPr="00363444" w:rsidRDefault="00363444" w:rsidP="00036C07"/>
    <w:p w14:paraId="76365D0E" w14:textId="77777777" w:rsidR="00103525" w:rsidRDefault="00103525" w:rsidP="00E77181">
      <w:pPr>
        <w:keepNext/>
        <w:jc w:val="center"/>
      </w:pPr>
      <w:r>
        <w:rPr>
          <w:noProof/>
        </w:rPr>
        <w:drawing>
          <wp:inline distT="0" distB="0" distL="0" distR="0" wp14:anchorId="322EE6A5" wp14:editId="0378AA94">
            <wp:extent cx="4921209" cy="47955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1209" cy="479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3934B" w14:textId="66CC6E8A" w:rsidR="00103525" w:rsidRDefault="00103525" w:rsidP="00E77181">
      <w:pPr>
        <w:pStyle w:val="Caption"/>
        <w:jc w:val="center"/>
        <w:rPr>
          <w:ins w:id="457" w:author="Ceridwen Quattrin" w:date="2022-07-25T12:27:00Z"/>
        </w:rPr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 xml:space="preserve">. </w:t>
      </w:r>
      <w:ins w:id="458" w:author="Ceridwen Quattrin" w:date="2022-07-25T12:27:00Z">
        <w:del w:id="459" w:author="Joe Hahn" w:date="2022-07-28T10:50:00Z">
          <w:r w:rsidR="00D11061" w:rsidDel="004328DB">
            <w:delText xml:space="preserve">Example </w:delText>
          </w:r>
        </w:del>
      </w:ins>
      <w:ins w:id="460" w:author="Joe Hahn" w:date="2022-07-28T10:50:00Z">
        <w:r w:rsidR="004328DB">
          <w:t>H</w:t>
        </w:r>
      </w:ins>
      <w:ins w:id="461" w:author="Ceridwen Quattrin" w:date="2022-07-25T12:27:00Z">
        <w:del w:id="462" w:author="Joe Hahn" w:date="2022-07-28T10:50:00Z">
          <w:r w:rsidR="00D11061" w:rsidDel="004328DB">
            <w:delText>h</w:delText>
          </w:r>
        </w:del>
        <w:r w:rsidR="00D11061">
          <w:t xml:space="preserve">eatmap of the </w:t>
        </w:r>
      </w:ins>
      <w:ins w:id="463" w:author="Joe Hahn" w:date="2022-07-28T10:50:00Z">
        <w:r w:rsidR="004328DB">
          <w:t>circum</w:t>
        </w:r>
      </w:ins>
      <w:ins w:id="464" w:author="Ceridwen Quattrin" w:date="2022-07-25T12:27:00Z">
        <w:r w:rsidR="00D11061">
          <w:t>planetary gas disk.</w:t>
        </w:r>
      </w:ins>
    </w:p>
    <w:p w14:paraId="00DEB1B0" w14:textId="0087ACC5" w:rsidR="00D11061" w:rsidRDefault="00D11061" w:rsidP="00D11061">
      <w:pPr>
        <w:rPr>
          <w:ins w:id="465" w:author="Ceridwen Quattrin" w:date="2022-07-25T12:27:00Z"/>
        </w:rPr>
      </w:pPr>
      <w:r>
        <w:t>Th</w:t>
      </w:r>
      <w:ins w:id="466" w:author="Joe Hahn" w:date="2022-07-28T10:22:00Z">
        <w:r w:rsidR="00036C07">
          <w:t>e Fig. 4</w:t>
        </w:r>
      </w:ins>
      <w:del w:id="467" w:author="Joe Hahn" w:date="2022-07-28T10:22:00Z">
        <w:r w:rsidDel="00036C07">
          <w:delText>is</w:delText>
        </w:r>
      </w:del>
      <w:r>
        <w:t xml:space="preserve"> heatmap zooms in on the immediate vicinity of planet that resides at the + and is surrounded by a circumplanetary disk of gas </w:t>
      </w:r>
      <w:ins w:id="468" w:author="Ceridwen Quattrin" w:date="2022-07-25T12:27:00Z">
        <w:r>
          <w:t>and</w:t>
        </w:r>
      </w:ins>
      <w:r>
        <w:t xml:space="preserve"> solids being supplied by two streams of circumstellar matter that go into orbit about the planet when inside that planet’s Hill radius, </w:t>
      </w:r>
      <w:ins w:id="469" w:author="Joe Hahn" w:date="2022-07-28T10:22:00Z">
        <w:r w:rsidR="00036C07">
          <w:t xml:space="preserve">which is </w:t>
        </w:r>
      </w:ins>
      <w:r>
        <w:t>where the planet’s gravity dominates over stellar gravity.</w:t>
      </w:r>
    </w:p>
    <w:p w14:paraId="55185BD0" w14:textId="77777777" w:rsidR="00D11061" w:rsidRPr="00D11061" w:rsidRDefault="00D11061" w:rsidP="00036C07"/>
    <w:p w14:paraId="7758AAF5" w14:textId="5A7CECEE" w:rsidR="00802821" w:rsidRDefault="00F34714" w:rsidP="00036C07">
      <w:pPr>
        <w:pStyle w:val="Heading2"/>
      </w:pPr>
      <w:r>
        <w:t>Recommendations</w:t>
      </w:r>
    </w:p>
    <w:p w14:paraId="62636861" w14:textId="0D23A2C2" w:rsidR="00E9207F" w:rsidDel="00EC37E4" w:rsidRDefault="00E9207F">
      <w:pPr>
        <w:rPr>
          <w:ins w:id="470" w:author="Ceridwen Quattrin" w:date="2022-07-25T12:32:00Z"/>
          <w:del w:id="471" w:author="Joe Hahn" w:date="2022-07-28T11:24:00Z"/>
        </w:rPr>
      </w:pPr>
      <w:r>
        <w:t xml:space="preserve">When </w:t>
      </w:r>
      <w:ins w:id="472" w:author="Ceridwen Quattrin" w:date="2022-07-25T12:29:00Z">
        <w:del w:id="473" w:author="Joe Hahn" w:date="2022-07-28T10:51:00Z">
          <w:r w:rsidR="00D11061" w:rsidDel="004328DB">
            <w:delText>running</w:delText>
          </w:r>
        </w:del>
      </w:ins>
      <w:ins w:id="474" w:author="Joe Hahn" w:date="2022-07-28T10:51:00Z">
        <w:r w:rsidR="004328DB">
          <w:t>the</w:t>
        </w:r>
      </w:ins>
      <w:ins w:id="475" w:author="Joe Hahn" w:date="2022-07-28T10:52:00Z">
        <w:r w:rsidR="004328DB">
          <w:t xml:space="preserve"> serial</w:t>
        </w:r>
      </w:ins>
      <w:ins w:id="476" w:author="Joe Hahn" w:date="2022-07-28T10:51:00Z">
        <w:r w:rsidR="004328DB">
          <w:t xml:space="preserve"> execution of</w:t>
        </w:r>
      </w:ins>
      <w:ins w:id="477" w:author="Ceridwen Quattrin" w:date="2022-07-25T12:29:00Z">
        <w:r w:rsidR="00D11061">
          <w:t xml:space="preserve"> </w:t>
        </w:r>
      </w:ins>
      <w:r>
        <w:t xml:space="preserve">your </w:t>
      </w:r>
      <w:r w:rsidR="00F34714">
        <w:t>use</w:t>
      </w:r>
      <w:ins w:id="478" w:author="Ceridwen Quattrin" w:date="2022-07-25T12:30:00Z">
        <w:r w:rsidR="00D11061">
          <w:t xml:space="preserve"> </w:t>
        </w:r>
      </w:ins>
      <w:r w:rsidR="00F34714">
        <w:t xml:space="preserve">case’s numerical </w:t>
      </w:r>
      <w:r>
        <w:t>simulation</w:t>
      </w:r>
      <w:r w:rsidR="00F34714">
        <w:t>s</w:t>
      </w:r>
      <w:del w:id="479" w:author="Joe Hahn" w:date="2022-07-28T10:51:00Z">
        <w:r w:rsidDel="004328DB">
          <w:delText xml:space="preserve"> </w:delText>
        </w:r>
      </w:del>
      <w:ins w:id="480" w:author="Ceridwen Quattrin" w:date="2022-07-25T12:47:00Z">
        <w:del w:id="481" w:author="Joe Hahn" w:date="2022-07-28T10:51:00Z">
          <w:r w:rsidR="00694600" w:rsidDel="004328DB">
            <w:delText>in parallel</w:delText>
          </w:r>
        </w:del>
      </w:ins>
      <w:ins w:id="482" w:author="Joe Hahn" w:date="2022-07-28T10:51:00Z">
        <w:r w:rsidR="004328DB">
          <w:t xml:space="preserve"> </w:t>
        </w:r>
      </w:ins>
      <w:ins w:id="483" w:author="Ceridwen Quattrin" w:date="2022-07-25T12:47:00Z">
        <w:del w:id="484" w:author="Joe Hahn" w:date="2022-07-28T10:51:00Z">
          <w:r w:rsidR="00694600" w:rsidDel="004328DB">
            <w:delText xml:space="preserve"> </w:delText>
          </w:r>
        </w:del>
      </w:ins>
      <w:r w:rsidR="00E84FEE">
        <w:t>is</w:t>
      </w:r>
      <w:r w:rsidR="00F34714">
        <w:t xml:space="preserve"> </w:t>
      </w:r>
      <w:r>
        <w:t xml:space="preserve">excessive </w:t>
      </w:r>
      <w:r w:rsidR="00E84FEE">
        <w:t>an</w:t>
      </w:r>
      <w:r w:rsidR="005D24C9">
        <w:t xml:space="preserve">d </w:t>
      </w:r>
      <w:ins w:id="485" w:author="Ceridwen Quattrin" w:date="2022-07-25T12:30:00Z">
        <w:r w:rsidR="00D11061">
          <w:t>slow</w:t>
        </w:r>
      </w:ins>
      <w:ins w:id="486" w:author="Joe Hahn" w:date="2022-07-28T10:53:00Z">
        <w:r w:rsidR="004328DB">
          <w:t>s</w:t>
        </w:r>
      </w:ins>
      <w:ins w:id="487" w:author="Ceridwen Quattrin" w:date="2022-07-25T12:30:00Z">
        <w:del w:id="488" w:author="Joe Hahn" w:date="2022-07-28T10:52:00Z">
          <w:r w:rsidR="00D11061" w:rsidDel="004328DB">
            <w:delText>s</w:delText>
          </w:r>
        </w:del>
      </w:ins>
      <w:r w:rsidR="005D24C9">
        <w:t xml:space="preserve"> your solution’s </w:t>
      </w:r>
      <w:r w:rsidR="00F34714">
        <w:t xml:space="preserve">delivery, investigate </w:t>
      </w:r>
      <w:ins w:id="489" w:author="Joe Hahn" w:date="2022-07-28T10:52:00Z">
        <w:r w:rsidR="004328DB">
          <w:t>whether parallel execution of that code is a possibility</w:t>
        </w:r>
      </w:ins>
      <w:ins w:id="490" w:author="Ceridwen Quattrin" w:date="2022-07-25T12:30:00Z">
        <w:del w:id="491" w:author="Joe Hahn" w:date="2022-07-28T10:52:00Z">
          <w:r w:rsidR="00D11061" w:rsidDel="004328DB">
            <w:delText xml:space="preserve">if you can </w:delText>
          </w:r>
        </w:del>
      </w:ins>
      <w:del w:id="492" w:author="Joe Hahn" w:date="2022-07-28T10:52:00Z">
        <w:r w:rsidR="004B3026" w:rsidDel="004328DB">
          <w:delText>parallel</w:delText>
        </w:r>
      </w:del>
      <w:ins w:id="493" w:author="Ceridwen Quattrin" w:date="2022-07-25T12:30:00Z">
        <w:del w:id="494" w:author="Joe Hahn" w:date="2022-07-28T10:52:00Z">
          <w:r w:rsidR="00D11061" w:rsidDel="004328DB">
            <w:delText xml:space="preserve">-run </w:delText>
          </w:r>
        </w:del>
      </w:ins>
      <w:del w:id="495" w:author="Joe Hahn" w:date="2022-07-28T10:52:00Z">
        <w:r w:rsidR="00FA0B17" w:rsidDel="004328DB">
          <w:delText>that</w:delText>
        </w:r>
        <w:r w:rsidR="004B3026" w:rsidDel="004328DB">
          <w:delText xml:space="preserve"> code</w:delText>
        </w:r>
      </w:del>
      <w:r w:rsidR="004B3026">
        <w:t xml:space="preserve">. </w:t>
      </w:r>
      <w:r w:rsidR="005D24C9">
        <w:t>I</w:t>
      </w:r>
      <w:r w:rsidR="00E84FEE">
        <w:t xml:space="preserve">f so, </w:t>
      </w:r>
      <w:ins w:id="496" w:author="Joe Hahn" w:date="2022-07-28T10:52:00Z">
        <w:r w:rsidR="004328DB">
          <w:t xml:space="preserve">then </w:t>
        </w:r>
      </w:ins>
      <w:r w:rsidR="00E84FEE">
        <w:t xml:space="preserve">get those parallelized simulations </w:t>
      </w:r>
      <w:ins w:id="497" w:author="Ceridwen Quattrin" w:date="2022-07-25T12:30:00Z">
        <w:del w:id="498" w:author="Joe Hahn" w:date="2022-07-28T10:55:00Z">
          <w:r w:rsidR="00D11061" w:rsidDel="007155D1">
            <w:delText>completed</w:delText>
          </w:r>
        </w:del>
      </w:ins>
      <w:ins w:id="499" w:author="Joe Hahn" w:date="2022-07-28T10:55:00Z">
        <w:r w:rsidR="007155D1">
          <w:t>executed</w:t>
        </w:r>
      </w:ins>
      <w:ins w:id="500" w:author="Ceridwen Quattrin" w:date="2022-07-25T12:30:00Z">
        <w:r w:rsidR="00D11061">
          <w:t xml:space="preserve"> </w:t>
        </w:r>
      </w:ins>
      <w:r w:rsidR="00C87C74">
        <w:t xml:space="preserve">much more </w:t>
      </w:r>
      <w:del w:id="501" w:author="Joe Hahn" w:date="2022-07-28T10:53:00Z">
        <w:r w:rsidR="00E84FEE" w:rsidDel="004328DB">
          <w:delText xml:space="preserve">rapidly </w:delText>
        </w:r>
      </w:del>
      <w:ins w:id="502" w:author="Joe Hahn" w:date="2022-07-28T10:53:00Z">
        <w:r w:rsidR="004328DB">
          <w:t xml:space="preserve">swiftly </w:t>
        </w:r>
      </w:ins>
      <w:r w:rsidR="00FA0B17">
        <w:t>using</w:t>
      </w:r>
      <w:r w:rsidR="00E84FEE">
        <w:t xml:space="preserve"> </w:t>
      </w:r>
      <w:ins w:id="503" w:author="Ceridwen Quattrin" w:date="2022-07-25T12:30:00Z">
        <w:r w:rsidR="00D11061">
          <w:t>Oracle Cloud Infrastructure</w:t>
        </w:r>
      </w:ins>
      <w:ins w:id="504" w:author="Joe Hahn" w:date="2022-07-28T11:24:00Z">
        <w:r w:rsidR="00EC37E4">
          <w:t>'</w:t>
        </w:r>
      </w:ins>
      <w:ins w:id="505" w:author="Ceridwen Quattrin" w:date="2022-07-25T12:31:00Z">
        <w:r w:rsidR="00D11061">
          <w:t>s</w:t>
        </w:r>
      </w:ins>
      <w:ins w:id="506" w:author="Ceridwen Quattrin" w:date="2022-07-25T12:30:00Z">
        <w:r w:rsidR="00D11061">
          <w:t xml:space="preserve"> </w:t>
        </w:r>
      </w:ins>
      <w:r w:rsidR="00E84FEE">
        <w:t xml:space="preserve">HPC offering, which this </w:t>
      </w:r>
      <w:ins w:id="507" w:author="Ceridwen Quattrin" w:date="2022-07-25T12:31:00Z">
        <w:r w:rsidR="00D11061">
          <w:t xml:space="preserve">example </w:t>
        </w:r>
      </w:ins>
      <w:r w:rsidR="00E84FEE">
        <w:t xml:space="preserve">shows to be </w:t>
      </w:r>
      <w:ins w:id="508" w:author="Joe Hahn" w:date="2022-07-28T10:53:00Z">
        <w:r w:rsidR="004328DB">
          <w:t xml:space="preserve">very </w:t>
        </w:r>
      </w:ins>
      <w:r w:rsidR="00E84FEE">
        <w:t>cost</w:t>
      </w:r>
      <w:ins w:id="509" w:author="Ceridwen Quattrin" w:date="2022-07-25T12:31:00Z">
        <w:r w:rsidR="00D11061">
          <w:t>-</w:t>
        </w:r>
      </w:ins>
      <w:r w:rsidR="00E84FEE">
        <w:t xml:space="preserve">effective. </w:t>
      </w:r>
      <w:ins w:id="510" w:author="Joe Hahn" w:date="2022-07-28T10:53:00Z">
        <w:r w:rsidR="004328DB">
          <w:t>And i</w:t>
        </w:r>
      </w:ins>
      <w:ins w:id="511" w:author="Ceridwen Quattrin" w:date="2022-07-25T12:31:00Z">
        <w:del w:id="512" w:author="Joe Hahn" w:date="2022-07-28T10:53:00Z">
          <w:r w:rsidR="00D11061" w:rsidDel="004328DB">
            <w:delText>I</w:delText>
          </w:r>
        </w:del>
      </w:ins>
      <w:r w:rsidR="00E84FEE">
        <w:t xml:space="preserve">f </w:t>
      </w:r>
      <w:ins w:id="513" w:author="Ceridwen Quattrin" w:date="2022-07-25T12:31:00Z">
        <w:r w:rsidR="00D11061">
          <w:t>you</w:t>
        </w:r>
      </w:ins>
      <w:ins w:id="514" w:author="Joe Hahn" w:date="2022-07-28T10:53:00Z">
        <w:r w:rsidR="004328DB">
          <w:t xml:space="preserve"> also</w:t>
        </w:r>
      </w:ins>
      <w:ins w:id="515" w:author="Ceridwen Quattrin" w:date="2022-07-25T12:31:00Z">
        <w:r w:rsidR="00D11061">
          <w:t xml:space="preserve"> need </w:t>
        </w:r>
      </w:ins>
      <w:r w:rsidR="00E84FEE">
        <w:t xml:space="preserve">custom </w:t>
      </w:r>
      <w:r w:rsidR="00FA0B17">
        <w:t>code</w:t>
      </w:r>
      <w:r w:rsidR="00E84FEE">
        <w:t xml:space="preserve"> to investigate </w:t>
      </w:r>
      <w:ins w:id="516" w:author="Ceridwen Quattrin" w:date="2022-07-25T12:31:00Z">
        <w:r w:rsidR="00D11061">
          <w:t>th</w:t>
        </w:r>
      </w:ins>
      <w:ins w:id="517" w:author="Joe Hahn" w:date="2022-07-28T10:53:00Z">
        <w:r w:rsidR="004328DB">
          <w:t>at</w:t>
        </w:r>
      </w:ins>
      <w:ins w:id="518" w:author="Ceridwen Quattrin" w:date="2022-07-25T12:31:00Z">
        <w:del w:id="519" w:author="Joe Hahn" w:date="2022-07-28T10:53:00Z">
          <w:r w:rsidR="00D11061" w:rsidDel="004328DB">
            <w:delText>e</w:delText>
          </w:r>
        </w:del>
        <w:r w:rsidR="00D11061">
          <w:t xml:space="preserve"> </w:t>
        </w:r>
      </w:ins>
      <w:r w:rsidR="00E84FEE">
        <w:t xml:space="preserve">HPC output, consider developing </w:t>
      </w:r>
      <w:ins w:id="520" w:author="Joe Hahn" w:date="2022-07-28T10:53:00Z">
        <w:r w:rsidR="004328DB">
          <w:t xml:space="preserve">your </w:t>
        </w:r>
      </w:ins>
      <w:r w:rsidR="00BD5AE4">
        <w:t>visualization</w:t>
      </w:r>
      <w:ins w:id="521" w:author="Joe Hahn" w:date="2022-07-28T11:25:00Z">
        <w:r w:rsidR="00EC37E4">
          <w:t>s</w:t>
        </w:r>
      </w:ins>
      <w:del w:id="522" w:author="Joe Hahn" w:date="2022-07-28T11:25:00Z">
        <w:r w:rsidR="00E84FEE" w:rsidDel="00EC37E4">
          <w:delText xml:space="preserve"> code</w:delText>
        </w:r>
      </w:del>
      <w:r w:rsidR="00FA0B17">
        <w:t xml:space="preserve"> </w:t>
      </w:r>
      <w:r w:rsidR="00E84FEE">
        <w:t xml:space="preserve">using </w:t>
      </w:r>
      <w:r w:rsidR="00FA0B17">
        <w:t>Oracle’s</w:t>
      </w:r>
      <w:r w:rsidR="00E84FEE">
        <w:t xml:space="preserve"> Data Science service </w:t>
      </w:r>
      <w:ins w:id="523" w:author="Ceridwen Quattrin" w:date="2022-07-25T12:31:00Z">
        <w:del w:id="524" w:author="Joe Hahn" w:date="2022-07-28T11:25:00Z">
          <w:r w:rsidR="00D11061" w:rsidDel="00EC37E4">
            <w:delText>through</w:delText>
          </w:r>
        </w:del>
      </w:ins>
      <w:ins w:id="525" w:author="Joe Hahn" w:date="2022-07-28T11:25:00Z">
        <w:r w:rsidR="00EC37E4">
          <w:t>using</w:t>
        </w:r>
      </w:ins>
      <w:ins w:id="526" w:author="Ceridwen Quattrin" w:date="2022-07-25T12:31:00Z">
        <w:r w:rsidR="00D11061">
          <w:t xml:space="preserve"> </w:t>
        </w:r>
      </w:ins>
      <w:r w:rsidR="00E84FEE">
        <w:t>th</w:t>
      </w:r>
      <w:r w:rsidR="00FA0B17">
        <w:t>e simple cloud architecture shown in Fig</w:t>
      </w:r>
      <w:ins w:id="527" w:author="Ceridwen Quattrin" w:date="2022-07-25T12:32:00Z">
        <w:r w:rsidR="00D11061">
          <w:t>ure</w:t>
        </w:r>
      </w:ins>
      <w:r w:rsidR="00FA0B17">
        <w:t xml:space="preserve"> 1.</w:t>
      </w:r>
      <w:ins w:id="528" w:author="Joe Hahn" w:date="2022-07-28T11:24:00Z">
        <w:r w:rsidR="00EC37E4">
          <w:t xml:space="preserve"> </w:t>
        </w:r>
      </w:ins>
    </w:p>
    <w:p w14:paraId="4A4B7E24" w14:textId="25AF4C0C" w:rsidR="00D11061" w:rsidRDefault="00EC37E4">
      <w:ins w:id="529" w:author="Joe Hahn" w:date="2022-07-28T11:25:00Z">
        <w:r>
          <w:t>F</w:t>
        </w:r>
      </w:ins>
      <w:ins w:id="530" w:author="Ceridwen Quattrin" w:date="2022-07-25T12:32:00Z">
        <w:del w:id="531" w:author="Joe Hahn" w:date="2022-07-28T10:54:00Z">
          <w:r w:rsidR="00D11061" w:rsidDel="004328DB">
            <w:delText>F</w:delText>
          </w:r>
        </w:del>
        <w:r w:rsidR="00D11061">
          <w:t xml:space="preserve">or more information about the topics </w:t>
        </w:r>
      </w:ins>
      <w:ins w:id="532" w:author="Joe Hahn" w:date="2022-07-28T10:54:00Z">
        <w:r w:rsidR="004328DB">
          <w:t xml:space="preserve">mentioned </w:t>
        </w:r>
      </w:ins>
      <w:ins w:id="533" w:author="Ceridwen Quattrin" w:date="2022-07-25T12:32:00Z">
        <w:r w:rsidR="00D11061">
          <w:t>in this blog post, see the following resources:</w:t>
        </w:r>
      </w:ins>
    </w:p>
    <w:p w14:paraId="16F60AA4" w14:textId="77777777" w:rsidR="00E9207F" w:rsidRDefault="00E9207F"/>
    <w:p w14:paraId="598C1147" w14:textId="16E610E9" w:rsidR="00A55E87" w:rsidRDefault="00000000" w:rsidP="00802821">
      <w:pPr>
        <w:pStyle w:val="ListParagraph"/>
        <w:numPr>
          <w:ilvl w:val="0"/>
          <w:numId w:val="1"/>
        </w:numPr>
      </w:pPr>
      <w:r>
        <w:fldChar w:fldCharType="begin"/>
      </w:r>
      <w:r w:rsidR="00D11061">
        <w:instrText>HYPERLINK "https://www.oracle.com/cloud/"</w:instrText>
      </w:r>
      <w:r>
        <w:fldChar w:fldCharType="separate"/>
      </w:r>
      <w:ins w:id="534" w:author="Ceridwen Quattrin" w:date="2022-07-25T12:32:00Z">
        <w:r w:rsidR="00D11061">
          <w:rPr>
            <w:rStyle w:val="Hyperlink"/>
          </w:rPr>
          <w:t>Oracle Cloud Infrastructure</w:t>
        </w:r>
      </w:ins>
      <w:r>
        <w:rPr>
          <w:rStyle w:val="Hyperlink"/>
        </w:rPr>
        <w:fldChar w:fldCharType="end"/>
      </w:r>
    </w:p>
    <w:p w14:paraId="5F1D9F8D" w14:textId="39F5EB7F" w:rsidR="00802821" w:rsidRPr="00CD5D9A" w:rsidRDefault="00000000" w:rsidP="00802821">
      <w:pPr>
        <w:pStyle w:val="ListParagraph"/>
        <w:numPr>
          <w:ilvl w:val="0"/>
          <w:numId w:val="1"/>
        </w:numPr>
        <w:rPr>
          <w:rStyle w:val="Hyperlink"/>
          <w:color w:val="auto"/>
          <w:u w:val="none"/>
        </w:rPr>
      </w:pPr>
      <w:r>
        <w:fldChar w:fldCharType="begin"/>
      </w:r>
      <w:r w:rsidR="00D11061">
        <w:instrText>HYPERLINK "https://en.wikipedia.org/wiki/High-performance_computing"</w:instrText>
      </w:r>
      <w:r>
        <w:fldChar w:fldCharType="separate"/>
      </w:r>
      <w:ins w:id="535" w:author="Ceridwen Quattrin" w:date="2022-07-25T12:32:00Z">
        <w:r w:rsidR="00D11061">
          <w:rPr>
            <w:rStyle w:val="Hyperlink"/>
          </w:rPr>
          <w:t>High-performance computing</w:t>
        </w:r>
      </w:ins>
      <w:r>
        <w:rPr>
          <w:rStyle w:val="Hyperlink"/>
        </w:rPr>
        <w:fldChar w:fldCharType="end"/>
      </w:r>
    </w:p>
    <w:p w14:paraId="71D4DCA0" w14:textId="3F49B91B" w:rsidR="00CD5D9A" w:rsidRDefault="00000000" w:rsidP="00CD5D9A">
      <w:pPr>
        <w:pStyle w:val="ListParagraph"/>
        <w:numPr>
          <w:ilvl w:val="0"/>
          <w:numId w:val="1"/>
        </w:numPr>
      </w:pPr>
      <w:r>
        <w:fldChar w:fldCharType="begin"/>
      </w:r>
      <w:r w:rsidR="00D11061">
        <w:instrText>HYPERLINK "https://en.wikipedia.org/wiki/Computational_fluid_dynamics"</w:instrText>
      </w:r>
      <w:r>
        <w:fldChar w:fldCharType="separate"/>
      </w:r>
      <w:ins w:id="536" w:author="Ceridwen Quattrin" w:date="2022-07-25T12:33:00Z">
        <w:r w:rsidR="00D11061">
          <w:rPr>
            <w:rStyle w:val="Hyperlink"/>
          </w:rPr>
          <w:t xml:space="preserve">Computational fluid dynamics </w:t>
        </w:r>
      </w:ins>
      <w:r>
        <w:rPr>
          <w:rStyle w:val="Hyperlink"/>
        </w:rPr>
        <w:fldChar w:fldCharType="end"/>
      </w:r>
    </w:p>
    <w:p w14:paraId="0EA81C63" w14:textId="6838C302" w:rsidR="00A55E87" w:rsidRPr="00CD5D9A" w:rsidRDefault="00000000" w:rsidP="00CD5D9A">
      <w:pPr>
        <w:pStyle w:val="ListParagraph"/>
        <w:numPr>
          <w:ilvl w:val="0"/>
          <w:numId w:val="1"/>
        </w:numPr>
        <w:rPr>
          <w:rStyle w:val="Hyperlink"/>
          <w:color w:val="auto"/>
          <w:u w:val="none"/>
        </w:rPr>
      </w:pPr>
      <w:hyperlink r:id="rId19" w:history="1">
        <w:r w:rsidR="00802821">
          <w:rPr>
            <w:rStyle w:val="Hyperlink"/>
          </w:rPr>
          <w:t>FARGO3D</w:t>
        </w:r>
      </w:hyperlink>
    </w:p>
    <w:p w14:paraId="2FFAFEFF" w14:textId="51416D42" w:rsidR="00A55E87" w:rsidRDefault="007B5C95" w:rsidP="003540F6">
      <w:pPr>
        <w:pStyle w:val="ListParagraph"/>
        <w:numPr>
          <w:ilvl w:val="0"/>
          <w:numId w:val="1"/>
        </w:numPr>
        <w:rPr>
          <w:ins w:id="537" w:author="Joe Hahn" w:date="2022-07-29T11:12:00Z"/>
          <w:rStyle w:val="Hyperlink"/>
          <w:color w:val="auto"/>
          <w:u w:val="none"/>
        </w:rPr>
      </w:pPr>
      <w:ins w:id="538" w:author="Joe Hahn" w:date="2022-07-28T10:31:00Z">
        <w:r>
          <w:rPr>
            <w:rStyle w:val="Hyperlink"/>
          </w:rPr>
          <w:fldChar w:fldCharType="begin"/>
        </w:r>
        <w:r>
          <w:rPr>
            <w:rStyle w:val="Hyperlink"/>
          </w:rPr>
          <w:instrText xml:space="preserve"> HYPERLINK "https://www.mcs.anl.gov/research/projects/mpi/" </w:instrText>
        </w:r>
      </w:ins>
      <w:r>
        <w:rPr>
          <w:rStyle w:val="Hyperlink"/>
        </w:rPr>
      </w:r>
      <w:ins w:id="539" w:author="Joe Hahn" w:date="2022-07-28T10:31:00Z">
        <w:r>
          <w:rPr>
            <w:rStyle w:val="Hyperlink"/>
          </w:rPr>
          <w:fldChar w:fldCharType="separate"/>
        </w:r>
        <w:r w:rsidRPr="007B5C95">
          <w:rPr>
            <w:rStyle w:val="Hyperlink"/>
          </w:rPr>
          <w:t>M</w:t>
        </w:r>
        <w:commentRangeStart w:id="540"/>
        <w:del w:id="541" w:author="Joe Hahn" w:date="2022-07-28T10:30:00Z">
          <w:r w:rsidR="00A55E87" w:rsidRPr="007B5C95" w:rsidDel="007B5C95">
            <w:rPr>
              <w:rStyle w:val="Hyperlink"/>
            </w:rPr>
            <w:delText>MPI</w:delText>
          </w:r>
          <w:r w:rsidR="003540F6" w:rsidRPr="007B5C95" w:rsidDel="007B5C95">
            <w:rPr>
              <w:rStyle w:val="Hyperlink"/>
            </w:rPr>
            <w:delText xml:space="preserve"> </w:delText>
          </w:r>
          <w:commentRangeEnd w:id="540"/>
          <w:r w:rsidR="00C44ADC" w:rsidRPr="007B5C95" w:rsidDel="007B5C95">
            <w:rPr>
              <w:rStyle w:val="Hyperlink"/>
              <w:sz w:val="16"/>
              <w:szCs w:val="16"/>
            </w:rPr>
            <w:commentReference w:id="540"/>
          </w:r>
        </w:del>
        <w:r w:rsidRPr="007B5C95">
          <w:rPr>
            <w:rStyle w:val="Hyperlink"/>
          </w:rPr>
          <w:t>essage Passing Interface</w:t>
        </w:r>
        <w:r>
          <w:rPr>
            <w:rStyle w:val="Hyperlink"/>
          </w:rPr>
          <w:fldChar w:fldCharType="end"/>
        </w:r>
      </w:ins>
      <w:ins w:id="542" w:author="Joe Hahn" w:date="2022-07-28T10:30:00Z">
        <w:r w:rsidRPr="007B5C95">
          <w:rPr>
            <w:rStyle w:val="Hyperlink"/>
            <w:color w:val="auto"/>
            <w:u w:val="none"/>
          </w:rPr>
          <w:t xml:space="preserve"> (MPI)</w:t>
        </w:r>
      </w:ins>
    </w:p>
    <w:p w14:paraId="56096A98" w14:textId="58F0B79C" w:rsidR="006D7B66" w:rsidRPr="003540F6" w:rsidRDefault="006D7B66" w:rsidP="003540F6">
      <w:pPr>
        <w:pStyle w:val="ListParagraph"/>
        <w:numPr>
          <w:ilvl w:val="0"/>
          <w:numId w:val="1"/>
        </w:numPr>
        <w:rPr>
          <w:rStyle w:val="Hyperlink"/>
          <w:color w:val="auto"/>
          <w:u w:val="none"/>
        </w:rPr>
      </w:pPr>
      <w:ins w:id="543" w:author="Joe Hahn" w:date="2022-07-29T11:12:00Z">
        <w:r>
          <w:rPr>
            <w:rStyle w:val="Hyperlink"/>
            <w:color w:val="auto"/>
            <w:u w:val="none"/>
          </w:rPr>
          <w:fldChar w:fldCharType="begin"/>
        </w:r>
      </w:ins>
      <w:ins w:id="544" w:author="Joe Hahn" w:date="2022-07-29T11:13:00Z">
        <w:r>
          <w:rPr>
            <w:rStyle w:val="Hyperlink"/>
            <w:color w:val="auto"/>
            <w:u w:val="none"/>
          </w:rPr>
          <w:instrText>HYPERLINK "https://docs.oracle.com/en-us/iaas/Content/API/Concepts/cliconcepts.htm"</w:instrText>
        </w:r>
        <w:r>
          <w:rPr>
            <w:rStyle w:val="Hyperlink"/>
            <w:color w:val="auto"/>
            <w:u w:val="none"/>
          </w:rPr>
        </w:r>
      </w:ins>
      <w:ins w:id="545" w:author="Joe Hahn" w:date="2022-07-29T11:12:00Z">
        <w:r>
          <w:rPr>
            <w:rStyle w:val="Hyperlink"/>
            <w:color w:val="auto"/>
            <w:u w:val="none"/>
          </w:rPr>
          <w:fldChar w:fldCharType="separate"/>
        </w:r>
      </w:ins>
      <w:ins w:id="546" w:author="Joe Hahn" w:date="2022-07-29T11:13:00Z">
        <w:r>
          <w:rPr>
            <w:rStyle w:val="Hyperlink"/>
          </w:rPr>
          <w:t>OCI Command Line I</w:t>
        </w:r>
        <w:r>
          <w:rPr>
            <w:rStyle w:val="Hyperlink"/>
          </w:rPr>
          <w:t>n</w:t>
        </w:r>
        <w:r>
          <w:rPr>
            <w:rStyle w:val="Hyperlink"/>
          </w:rPr>
          <w:t>terface (CLI)</w:t>
        </w:r>
      </w:ins>
      <w:ins w:id="547" w:author="Joe Hahn" w:date="2022-07-29T11:12:00Z">
        <w:r>
          <w:rPr>
            <w:rStyle w:val="Hyperlink"/>
            <w:color w:val="auto"/>
            <w:u w:val="none"/>
          </w:rPr>
          <w:fldChar w:fldCharType="end"/>
        </w:r>
      </w:ins>
    </w:p>
    <w:p w14:paraId="30D740EE" w14:textId="39551F39" w:rsidR="00CD5D9A" w:rsidRPr="00CD5D9A" w:rsidRDefault="00000000" w:rsidP="00CD5D9A">
      <w:pPr>
        <w:pStyle w:val="ListParagraph"/>
        <w:numPr>
          <w:ilvl w:val="0"/>
          <w:numId w:val="1"/>
        </w:numPr>
        <w:rPr>
          <w:rStyle w:val="Hyperlink"/>
          <w:color w:val="auto"/>
          <w:u w:val="none"/>
        </w:rPr>
      </w:pPr>
      <w:hyperlink r:id="rId20" w:history="1">
        <w:proofErr w:type="spellStart"/>
        <w:r w:rsidR="003540F6">
          <w:rPr>
            <w:rStyle w:val="Hyperlink"/>
          </w:rPr>
          <w:t>s</w:t>
        </w:r>
        <w:r w:rsidR="003540F6" w:rsidRPr="003540F6">
          <w:rPr>
            <w:rStyle w:val="Hyperlink"/>
          </w:rPr>
          <w:t>lurm</w:t>
        </w:r>
        <w:proofErr w:type="spellEnd"/>
      </w:hyperlink>
    </w:p>
    <w:sectPr w:rsidR="00CD5D9A" w:rsidRPr="00CD5D9A" w:rsidSect="00FD2F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58" w:author="Ceridwen Quattrin" w:date="2022-07-25T11:40:00Z" w:initials="CQ">
    <w:p w14:paraId="43973348" w14:textId="77777777" w:rsidR="00B5208E" w:rsidRDefault="00B5208E" w:rsidP="00A57E6E">
      <w:r>
        <w:rPr>
          <w:rStyle w:val="CommentReference"/>
        </w:rPr>
        <w:annotationRef/>
      </w:r>
      <w:r>
        <w:rPr>
          <w:sz w:val="20"/>
          <w:szCs w:val="20"/>
        </w:rPr>
        <w:t>Alt: A graphic depicting the architecture for deploying HPC clusters using OCI Data Science.</w:t>
      </w:r>
    </w:p>
  </w:comment>
  <w:comment w:id="540" w:author="Ceridwen Quattrin" w:date="2022-07-25T12:33:00Z" w:initials="CQ">
    <w:p w14:paraId="2EB4F827" w14:textId="77777777" w:rsidR="00C44ADC" w:rsidRDefault="00C44ADC" w:rsidP="00A42114">
      <w:r>
        <w:rPr>
          <w:rStyle w:val="CommentReference"/>
        </w:rPr>
        <w:annotationRef/>
      </w:r>
      <w:r>
        <w:rPr>
          <w:sz w:val="20"/>
          <w:szCs w:val="20"/>
        </w:rPr>
        <w:t>Expand acronym and add link.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3973348" w15:done="0"/>
  <w15:commentEx w15:paraId="2EB4F82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88FFA2" w16cex:dateUtc="2022-07-25T18:40:00Z"/>
  <w16cex:commentExtensible w16cex:durableId="26890C27" w16cex:dateUtc="2022-07-25T19:3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3973348" w16cid:durableId="2688FFA2"/>
  <w16cid:commentId w16cid:paraId="2EB4F827" w16cid:durableId="26890C27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35E03"/>
    <w:multiLevelType w:val="hybridMultilevel"/>
    <w:tmpl w:val="E0187B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5866890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Joe Hahn">
    <w15:presenceInfo w15:providerId="AD" w15:userId="S::joe.hahn@oracle.com::95f2b3b9-aadb-4990-ba3c-3ba3f3c615c0"/>
  </w15:person>
  <w15:person w15:author="Ceridwen Quattrin">
    <w15:presenceInfo w15:providerId="AD" w15:userId="S::ceridwen.quattrin@oracle.com::988518c1-de55-41f4-8959-e45a3ec5356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trackRevisions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52E7"/>
    <w:rsid w:val="000033D6"/>
    <w:rsid w:val="00036C07"/>
    <w:rsid w:val="000406F2"/>
    <w:rsid w:val="00050774"/>
    <w:rsid w:val="000541D1"/>
    <w:rsid w:val="000567F1"/>
    <w:rsid w:val="00077527"/>
    <w:rsid w:val="000836C6"/>
    <w:rsid w:val="000845F3"/>
    <w:rsid w:val="00084F8D"/>
    <w:rsid w:val="00087C0D"/>
    <w:rsid w:val="00090BAC"/>
    <w:rsid w:val="000B4082"/>
    <w:rsid w:val="000C7EFF"/>
    <w:rsid w:val="000D3A31"/>
    <w:rsid w:val="000E6308"/>
    <w:rsid w:val="000F730A"/>
    <w:rsid w:val="00100BE6"/>
    <w:rsid w:val="00103525"/>
    <w:rsid w:val="00127E84"/>
    <w:rsid w:val="00155507"/>
    <w:rsid w:val="00156129"/>
    <w:rsid w:val="001619C9"/>
    <w:rsid w:val="001652E7"/>
    <w:rsid w:val="00172836"/>
    <w:rsid w:val="00173659"/>
    <w:rsid w:val="0017685E"/>
    <w:rsid w:val="001821F7"/>
    <w:rsid w:val="00191E8B"/>
    <w:rsid w:val="00194D24"/>
    <w:rsid w:val="001B5E74"/>
    <w:rsid w:val="00216C34"/>
    <w:rsid w:val="00222FFD"/>
    <w:rsid w:val="00245EC9"/>
    <w:rsid w:val="00250204"/>
    <w:rsid w:val="002C2891"/>
    <w:rsid w:val="002D3546"/>
    <w:rsid w:val="002E2757"/>
    <w:rsid w:val="002E59A6"/>
    <w:rsid w:val="0033554C"/>
    <w:rsid w:val="00342970"/>
    <w:rsid w:val="003470F6"/>
    <w:rsid w:val="00347EFA"/>
    <w:rsid w:val="003540F6"/>
    <w:rsid w:val="00355C67"/>
    <w:rsid w:val="00363444"/>
    <w:rsid w:val="003C78FB"/>
    <w:rsid w:val="003E5ADC"/>
    <w:rsid w:val="003E6236"/>
    <w:rsid w:val="003F1BF2"/>
    <w:rsid w:val="003F33A8"/>
    <w:rsid w:val="00402791"/>
    <w:rsid w:val="004136B2"/>
    <w:rsid w:val="004328DB"/>
    <w:rsid w:val="004331D2"/>
    <w:rsid w:val="0048241D"/>
    <w:rsid w:val="004A1416"/>
    <w:rsid w:val="004A25EA"/>
    <w:rsid w:val="004B3026"/>
    <w:rsid w:val="004D40B6"/>
    <w:rsid w:val="004D4EB4"/>
    <w:rsid w:val="004E4A21"/>
    <w:rsid w:val="0050055A"/>
    <w:rsid w:val="00501716"/>
    <w:rsid w:val="00502B65"/>
    <w:rsid w:val="00560F01"/>
    <w:rsid w:val="005627C8"/>
    <w:rsid w:val="00571F56"/>
    <w:rsid w:val="00585442"/>
    <w:rsid w:val="00586FC0"/>
    <w:rsid w:val="005963A5"/>
    <w:rsid w:val="005A1194"/>
    <w:rsid w:val="005B02D2"/>
    <w:rsid w:val="005C49A4"/>
    <w:rsid w:val="005D24C9"/>
    <w:rsid w:val="005D5C9B"/>
    <w:rsid w:val="005D6491"/>
    <w:rsid w:val="005E7488"/>
    <w:rsid w:val="005F427D"/>
    <w:rsid w:val="005F76A2"/>
    <w:rsid w:val="0060723F"/>
    <w:rsid w:val="006074AD"/>
    <w:rsid w:val="00614448"/>
    <w:rsid w:val="00622A81"/>
    <w:rsid w:val="006302A6"/>
    <w:rsid w:val="006420F2"/>
    <w:rsid w:val="00654766"/>
    <w:rsid w:val="00670024"/>
    <w:rsid w:val="00681FFB"/>
    <w:rsid w:val="00690E86"/>
    <w:rsid w:val="00694600"/>
    <w:rsid w:val="006970A9"/>
    <w:rsid w:val="006D3FF4"/>
    <w:rsid w:val="006D7B66"/>
    <w:rsid w:val="006E238E"/>
    <w:rsid w:val="006E3459"/>
    <w:rsid w:val="00702492"/>
    <w:rsid w:val="00710A57"/>
    <w:rsid w:val="007155D1"/>
    <w:rsid w:val="0072714E"/>
    <w:rsid w:val="00735A51"/>
    <w:rsid w:val="00761061"/>
    <w:rsid w:val="0077054D"/>
    <w:rsid w:val="0077101F"/>
    <w:rsid w:val="00781455"/>
    <w:rsid w:val="007B0C8F"/>
    <w:rsid w:val="007B5C95"/>
    <w:rsid w:val="007C5313"/>
    <w:rsid w:val="007E0A3F"/>
    <w:rsid w:val="007E1EB2"/>
    <w:rsid w:val="007F1783"/>
    <w:rsid w:val="00802821"/>
    <w:rsid w:val="00812C6F"/>
    <w:rsid w:val="00824022"/>
    <w:rsid w:val="00833618"/>
    <w:rsid w:val="008576D9"/>
    <w:rsid w:val="0088262A"/>
    <w:rsid w:val="00892200"/>
    <w:rsid w:val="008A4340"/>
    <w:rsid w:val="008A6F4C"/>
    <w:rsid w:val="008B4FF2"/>
    <w:rsid w:val="008C52AA"/>
    <w:rsid w:val="008E3D41"/>
    <w:rsid w:val="008E4CAF"/>
    <w:rsid w:val="008F0957"/>
    <w:rsid w:val="008F7C8A"/>
    <w:rsid w:val="0090480B"/>
    <w:rsid w:val="00917A0A"/>
    <w:rsid w:val="00922DE1"/>
    <w:rsid w:val="009365C6"/>
    <w:rsid w:val="00940C6C"/>
    <w:rsid w:val="0096106F"/>
    <w:rsid w:val="00964CDA"/>
    <w:rsid w:val="009848BF"/>
    <w:rsid w:val="00986C1B"/>
    <w:rsid w:val="00992503"/>
    <w:rsid w:val="009A4F66"/>
    <w:rsid w:val="009E464E"/>
    <w:rsid w:val="009E6E98"/>
    <w:rsid w:val="009E7F86"/>
    <w:rsid w:val="00A16308"/>
    <w:rsid w:val="00A22D8B"/>
    <w:rsid w:val="00A55E87"/>
    <w:rsid w:val="00A55FB5"/>
    <w:rsid w:val="00A56D01"/>
    <w:rsid w:val="00AA3176"/>
    <w:rsid w:val="00AA559D"/>
    <w:rsid w:val="00AC59DB"/>
    <w:rsid w:val="00AD2743"/>
    <w:rsid w:val="00B13115"/>
    <w:rsid w:val="00B23A91"/>
    <w:rsid w:val="00B25118"/>
    <w:rsid w:val="00B26502"/>
    <w:rsid w:val="00B47A8C"/>
    <w:rsid w:val="00B5208E"/>
    <w:rsid w:val="00B74D60"/>
    <w:rsid w:val="00B85286"/>
    <w:rsid w:val="00B85CA6"/>
    <w:rsid w:val="00B8630A"/>
    <w:rsid w:val="00B91620"/>
    <w:rsid w:val="00BB24C6"/>
    <w:rsid w:val="00BC3E95"/>
    <w:rsid w:val="00BD16ED"/>
    <w:rsid w:val="00BD5AE4"/>
    <w:rsid w:val="00BD7CF5"/>
    <w:rsid w:val="00C44ADC"/>
    <w:rsid w:val="00C456D4"/>
    <w:rsid w:val="00C47B7F"/>
    <w:rsid w:val="00C87C74"/>
    <w:rsid w:val="00C92403"/>
    <w:rsid w:val="00C94AF3"/>
    <w:rsid w:val="00CA0423"/>
    <w:rsid w:val="00CA5FC7"/>
    <w:rsid w:val="00CA7D8B"/>
    <w:rsid w:val="00CB3C79"/>
    <w:rsid w:val="00CD042B"/>
    <w:rsid w:val="00CD16ED"/>
    <w:rsid w:val="00CD5D9A"/>
    <w:rsid w:val="00CE6C9F"/>
    <w:rsid w:val="00CF31CC"/>
    <w:rsid w:val="00D11061"/>
    <w:rsid w:val="00D22DF8"/>
    <w:rsid w:val="00D445A6"/>
    <w:rsid w:val="00D45AFD"/>
    <w:rsid w:val="00D97E91"/>
    <w:rsid w:val="00DA58D5"/>
    <w:rsid w:val="00DB00A2"/>
    <w:rsid w:val="00DC5A5E"/>
    <w:rsid w:val="00DD3863"/>
    <w:rsid w:val="00DD790E"/>
    <w:rsid w:val="00DE6A3D"/>
    <w:rsid w:val="00DF5A2E"/>
    <w:rsid w:val="00E11CEC"/>
    <w:rsid w:val="00E32ADE"/>
    <w:rsid w:val="00E666CA"/>
    <w:rsid w:val="00E70EB8"/>
    <w:rsid w:val="00E77181"/>
    <w:rsid w:val="00E8294B"/>
    <w:rsid w:val="00E84FEE"/>
    <w:rsid w:val="00E9207F"/>
    <w:rsid w:val="00E95D6B"/>
    <w:rsid w:val="00EB3448"/>
    <w:rsid w:val="00EC37E4"/>
    <w:rsid w:val="00F02609"/>
    <w:rsid w:val="00F34714"/>
    <w:rsid w:val="00F35AFD"/>
    <w:rsid w:val="00F57FE2"/>
    <w:rsid w:val="00F604B7"/>
    <w:rsid w:val="00F90562"/>
    <w:rsid w:val="00FA0B17"/>
    <w:rsid w:val="00FA76F9"/>
    <w:rsid w:val="00FB0C9C"/>
    <w:rsid w:val="00FB2D6C"/>
    <w:rsid w:val="00FC2520"/>
    <w:rsid w:val="00FD2F4B"/>
    <w:rsid w:val="00FD55AB"/>
    <w:rsid w:val="00FF61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C7AD995"/>
  <w15:docId w15:val="{E917B8A2-7DD0-754F-B68E-720B020B7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1652E7"/>
  </w:style>
  <w:style w:type="paragraph" w:styleId="Heading1">
    <w:name w:val="heading 1"/>
    <w:basedOn w:val="Normal"/>
    <w:next w:val="Normal"/>
    <w:link w:val="Heading1Char"/>
    <w:uiPriority w:val="9"/>
    <w:qFormat/>
    <w:rsid w:val="007B5C9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5208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95D6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E95D6B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681FFB"/>
    <w:pPr>
      <w:spacing w:after="200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802821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3540F6"/>
    <w:rPr>
      <w:color w:val="954F72" w:themeColor="followedHyperlink"/>
      <w:u w:val="single"/>
    </w:rPr>
  </w:style>
  <w:style w:type="paragraph" w:styleId="Revision">
    <w:name w:val="Revision"/>
    <w:hidden/>
    <w:uiPriority w:val="99"/>
    <w:semiHidden/>
    <w:rsid w:val="009E7F86"/>
  </w:style>
  <w:style w:type="character" w:styleId="CommentReference">
    <w:name w:val="annotation reference"/>
    <w:basedOn w:val="DefaultParagraphFont"/>
    <w:uiPriority w:val="99"/>
    <w:semiHidden/>
    <w:unhideWhenUsed/>
    <w:rsid w:val="00B5208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5208E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5208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5208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5208E"/>
    <w:rPr>
      <w:b/>
      <w:bCs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B5208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7B5C9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926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1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1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1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43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microsoft.com/office/2016/09/relationships/commentsIds" Target="commentsIds.xml"/><Relationship Id="rId13" Type="http://schemas.openxmlformats.org/officeDocument/2006/relationships/hyperlink" Target="https://www.oracle.com/cloud/compute/pricing.html" TargetMode="External"/><Relationship Id="rId18" Type="http://schemas.openxmlformats.org/officeDocument/2006/relationships/image" Target="media/image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microsoft.com/office/2011/relationships/commentsExtended" Target="commentsExtended.xml"/><Relationship Id="rId12" Type="http://schemas.openxmlformats.org/officeDocument/2006/relationships/hyperlink" Target="https://slurm.schedmd.com/documentation.html" TargetMode="External"/><Relationship Id="rId1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hyperlink" Target="https://129.213.160.170/jhahn/fargo3d-demo/blob/master/hello_world.ipynb" TargetMode="External"/><Relationship Id="rId20" Type="http://schemas.openxmlformats.org/officeDocument/2006/relationships/hyperlink" Target="https://slurm.schedmd.com/documentation.html" TargetMode="External"/><Relationship Id="rId1" Type="http://schemas.openxmlformats.org/officeDocument/2006/relationships/numbering" Target="numbering.xml"/><Relationship Id="rId6" Type="http://schemas.openxmlformats.org/officeDocument/2006/relationships/comments" Target="comments.xml"/><Relationship Id="rId11" Type="http://schemas.openxmlformats.org/officeDocument/2006/relationships/hyperlink" Target="http://fargo.in2p3.fr/downloads/fargo3d-1.3.tar.gz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2.png"/><Relationship Id="rId23" Type="http://schemas.openxmlformats.org/officeDocument/2006/relationships/theme" Target="theme/theme1.xml"/><Relationship Id="rId10" Type="http://schemas.openxmlformats.org/officeDocument/2006/relationships/hyperlink" Target="http://fargo.in2p3.fr/" TargetMode="External"/><Relationship Id="rId19" Type="http://schemas.openxmlformats.org/officeDocument/2006/relationships/hyperlink" Target="http://fargo.in2p3.fr/" TargetMode="External"/><Relationship Id="rId4" Type="http://schemas.openxmlformats.org/officeDocument/2006/relationships/webSettings" Target="webSettings.xml"/><Relationship Id="rId9" Type="http://schemas.microsoft.com/office/2018/08/relationships/commentsExtensible" Target="commentsExtensible.xml"/><Relationship Id="rId14" Type="http://schemas.openxmlformats.org/officeDocument/2006/relationships/hyperlink" Target="https://129.213.160.170/jhahn/fargo3d-demo/blob/master/hello_world.ipynb" TargetMode="External"/><Relationship Id="rId22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7</Pages>
  <Words>1782</Words>
  <Characters>10159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 Hahn</dc:creator>
  <cp:keywords/>
  <dc:description/>
  <cp:lastModifiedBy>Joe Hahn</cp:lastModifiedBy>
  <cp:revision>5</cp:revision>
  <dcterms:created xsi:type="dcterms:W3CDTF">2022-07-29T14:54:00Z</dcterms:created>
  <dcterms:modified xsi:type="dcterms:W3CDTF">2022-07-29T15:13:00Z</dcterms:modified>
</cp:coreProperties>
</file>